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C15E2" w14:textId="77777777" w:rsidR="00FF4549" w:rsidRDefault="55543525" w:rsidP="00FF4549">
      <w:pPr>
        <w:rPr>
          <w:rFonts w:ascii="Times New Roman" w:hAnsi="Times New Roman" w:cs="Times New Roman"/>
          <w:b/>
          <w:bCs/>
          <w:sz w:val="32"/>
          <w:szCs w:val="32"/>
        </w:rPr>
      </w:pPr>
      <w:commentRangeStart w:id="0"/>
      <w:commentRangeStart w:id="1"/>
      <w:commentRangeStart w:id="2"/>
      <w:commentRangeStart w:id="3"/>
      <w:commentRangeStart w:id="4"/>
      <w:r w:rsidRPr="05EACB1E">
        <w:rPr>
          <w:rFonts w:ascii="Times New Roman" w:hAnsi="Times New Roman" w:cs="Times New Roman"/>
          <w:b/>
          <w:bCs/>
          <w:sz w:val="32"/>
          <w:szCs w:val="32"/>
        </w:rPr>
        <w:t>Kelp decomposition hinges on physiology //</w:t>
      </w:r>
    </w:p>
    <w:p w14:paraId="3D50527F" w14:textId="77777777" w:rsidR="00FF4549" w:rsidRDefault="00FF4549" w:rsidP="00FF4549">
      <w:pPr>
        <w:rPr>
          <w:rFonts w:ascii="Times New Roman" w:hAnsi="Times New Roman" w:cs="Times New Roman"/>
          <w:b/>
          <w:bCs/>
          <w:sz w:val="32"/>
          <w:szCs w:val="32"/>
        </w:rPr>
      </w:pPr>
      <w:r>
        <w:rPr>
          <w:rFonts w:ascii="Times New Roman" w:hAnsi="Times New Roman" w:cs="Times New Roman"/>
          <w:b/>
          <w:bCs/>
          <w:sz w:val="32"/>
          <w:szCs w:val="32"/>
        </w:rPr>
        <w:t>Physiology determines kelp decomposition //</w:t>
      </w:r>
    </w:p>
    <w:p w14:paraId="4D79B258" w14:textId="77777777" w:rsidR="00FF4549" w:rsidRDefault="00FF4549" w:rsidP="00FF4549">
      <w:pPr>
        <w:rPr>
          <w:rFonts w:ascii="Times New Roman" w:hAnsi="Times New Roman" w:cs="Times New Roman"/>
          <w:b/>
          <w:bCs/>
          <w:sz w:val="32"/>
          <w:szCs w:val="32"/>
        </w:rPr>
      </w:pPr>
      <w:r>
        <w:rPr>
          <w:rFonts w:ascii="Times New Roman" w:hAnsi="Times New Roman" w:cs="Times New Roman"/>
          <w:b/>
          <w:bCs/>
          <w:sz w:val="32"/>
          <w:szCs w:val="32"/>
        </w:rPr>
        <w:t>Kelp decomposition is masked/confounded by physiology //</w:t>
      </w:r>
    </w:p>
    <w:p w14:paraId="50BBBC80" w14:textId="77777777" w:rsidR="00FF4549" w:rsidRPr="00767228" w:rsidRDefault="55543525" w:rsidP="00FF4549">
      <w:pPr>
        <w:rPr>
          <w:rFonts w:ascii="Times New Roman" w:hAnsi="Times New Roman" w:cs="Times New Roman"/>
          <w:b/>
          <w:bCs/>
          <w:sz w:val="32"/>
          <w:szCs w:val="32"/>
        </w:rPr>
      </w:pPr>
      <w:r w:rsidRPr="05EACB1E">
        <w:rPr>
          <w:rFonts w:ascii="Times New Roman" w:hAnsi="Times New Roman" w:cs="Times New Roman"/>
          <w:b/>
          <w:bCs/>
          <w:sz w:val="32"/>
          <w:szCs w:val="32"/>
        </w:rPr>
        <w:t>Kelp decomposition is underestimated by an order of magnitude</w:t>
      </w:r>
      <w:commentRangeEnd w:id="0"/>
      <w:r w:rsidR="00FF4549" w:rsidRPr="00767228">
        <w:rPr>
          <w:rStyle w:val="CommentReference"/>
          <w:rFonts w:ascii="Times New Roman" w:hAnsi="Times New Roman" w:cs="Times New Roman"/>
          <w:b/>
          <w:bCs/>
          <w:sz w:val="32"/>
          <w:szCs w:val="32"/>
        </w:rPr>
        <w:commentReference w:id="0"/>
      </w:r>
      <w:commentRangeEnd w:id="1"/>
      <w:r w:rsidRPr="00767228">
        <w:rPr>
          <w:rStyle w:val="CommentReference"/>
          <w:rFonts w:ascii="Times New Roman" w:hAnsi="Times New Roman" w:cs="Times New Roman"/>
          <w:b/>
          <w:bCs/>
          <w:sz w:val="32"/>
          <w:szCs w:val="32"/>
        </w:rPr>
        <w:commentReference w:id="1"/>
      </w:r>
      <w:commentRangeEnd w:id="2"/>
      <w:r w:rsidRPr="00767228">
        <w:rPr>
          <w:rStyle w:val="CommentReference"/>
          <w:rFonts w:ascii="Times New Roman" w:hAnsi="Times New Roman" w:cs="Times New Roman"/>
          <w:b/>
          <w:bCs/>
          <w:sz w:val="32"/>
          <w:szCs w:val="32"/>
        </w:rPr>
        <w:commentReference w:id="2"/>
      </w:r>
      <w:commentRangeEnd w:id="3"/>
      <w:r w:rsidRPr="00767228">
        <w:rPr>
          <w:rStyle w:val="CommentReference"/>
          <w:rFonts w:ascii="Times New Roman" w:hAnsi="Times New Roman" w:cs="Times New Roman"/>
          <w:b/>
          <w:bCs/>
          <w:sz w:val="32"/>
          <w:szCs w:val="32"/>
        </w:rPr>
        <w:commentReference w:id="3"/>
      </w:r>
      <w:commentRangeEnd w:id="4"/>
      <w:r w:rsidRPr="00767228">
        <w:rPr>
          <w:rStyle w:val="CommentReference"/>
          <w:rFonts w:ascii="Times New Roman" w:hAnsi="Times New Roman" w:cs="Times New Roman"/>
          <w:b/>
          <w:bCs/>
          <w:sz w:val="32"/>
          <w:szCs w:val="32"/>
        </w:rPr>
        <w:commentReference w:id="4"/>
      </w:r>
    </w:p>
    <w:p w14:paraId="4D3B4EDE" w14:textId="77777777" w:rsidR="00FF4549" w:rsidRDefault="00FF4549" w:rsidP="00FF4549">
      <w:pPr>
        <w:autoSpaceDE w:val="0"/>
        <w:autoSpaceDN w:val="0"/>
        <w:adjustRightInd w:val="0"/>
        <w:rPr>
          <w:rFonts w:ascii="Times New Roman" w:hAnsi="Times New Roman"/>
          <w:color w:val="000000"/>
          <w:kern w:val="0"/>
        </w:rPr>
      </w:pPr>
    </w:p>
    <w:p w14:paraId="774D88B7" w14:textId="5A2B96A3" w:rsidR="00FF4549" w:rsidRPr="001E6D5A" w:rsidRDefault="00FF4549" w:rsidP="00FF4549">
      <w:pPr>
        <w:autoSpaceDE w:val="0"/>
        <w:autoSpaceDN w:val="0"/>
        <w:adjustRightInd w:val="0"/>
        <w:rPr>
          <w:rFonts w:ascii="Times New Roman" w:hAnsi="Times New Roman"/>
          <w:color w:val="000000"/>
          <w:kern w:val="0"/>
        </w:rPr>
      </w:pPr>
      <w:r w:rsidRPr="001E6D5A">
        <w:rPr>
          <w:rFonts w:ascii="Times New Roman" w:hAnsi="Times New Roman"/>
          <w:color w:val="000000"/>
          <w:kern w:val="0"/>
        </w:rPr>
        <w:t>Luka Seamus Wright*</w:t>
      </w:r>
      <w:r w:rsidRPr="001E6D5A">
        <w:rPr>
          <w:rFonts w:ascii="Times New Roman" w:hAnsi="Times New Roman"/>
          <w:color w:val="000000"/>
          <w:kern w:val="0"/>
          <w:vertAlign w:val="superscript"/>
        </w:rPr>
        <w:t>1,2,3</w:t>
      </w:r>
      <w:r w:rsidRPr="001E6D5A">
        <w:rPr>
          <w:rFonts w:ascii="Times New Roman" w:hAnsi="Times New Roman"/>
          <w:color w:val="000000"/>
          <w:kern w:val="0"/>
        </w:rPr>
        <w:t xml:space="preserve">, </w:t>
      </w:r>
      <w:r>
        <w:rPr>
          <w:rFonts w:ascii="Times New Roman" w:hAnsi="Times New Roman"/>
          <w:color w:val="000000"/>
          <w:kern w:val="0"/>
        </w:rPr>
        <w:t>Andy Foggo</w:t>
      </w:r>
      <w:r w:rsidRPr="001E6D5A">
        <w:rPr>
          <w:rFonts w:ascii="Times New Roman" w:hAnsi="Times New Roman"/>
          <w:color w:val="000000"/>
          <w:kern w:val="0"/>
          <w:vertAlign w:val="superscript"/>
        </w:rPr>
        <w:t>4</w:t>
      </w:r>
      <w:r w:rsidRPr="001E6D5A">
        <w:rPr>
          <w:rFonts w:ascii="Times New Roman" w:hAnsi="Times New Roman"/>
          <w:color w:val="000000"/>
          <w:kern w:val="0"/>
        </w:rPr>
        <w:t xml:space="preserve">, </w:t>
      </w:r>
      <w:r>
        <w:rPr>
          <w:rFonts w:ascii="Times New Roman" w:hAnsi="Times New Roman"/>
          <w:color w:val="000000"/>
          <w:kern w:val="0"/>
        </w:rPr>
        <w:t>T</w:t>
      </w:r>
      <w:ins w:id="5" w:author="Luka Wright" w:date="2026-03-27T20:22:00Z" w16du:dateUtc="2026-03-27T12:22:00Z">
        <w:r w:rsidR="009A44F8">
          <w:rPr>
            <w:rFonts w:ascii="Times New Roman" w:hAnsi="Times New Roman"/>
            <w:color w:val="000000"/>
            <w:kern w:val="0"/>
          </w:rPr>
          <w:t>homas Olivier</w:t>
        </w:r>
      </w:ins>
      <w:del w:id="6" w:author="Luka Wright" w:date="2026-03-27T20:22:00Z" w16du:dateUtc="2026-03-27T12:22:00Z">
        <w:r w:rsidDel="009A44F8">
          <w:rPr>
            <w:rFonts w:ascii="Times New Roman" w:hAnsi="Times New Roman"/>
            <w:color w:val="000000"/>
            <w:kern w:val="0"/>
          </w:rPr>
          <w:delText>om</w:delText>
        </w:r>
      </w:del>
      <w:r>
        <w:rPr>
          <w:rFonts w:ascii="Times New Roman" w:hAnsi="Times New Roman"/>
          <w:color w:val="000000"/>
          <w:kern w:val="0"/>
        </w:rPr>
        <w:t xml:space="preserve"> Roberts</w:t>
      </w:r>
      <w:r>
        <w:rPr>
          <w:rFonts w:ascii="Times New Roman" w:hAnsi="Times New Roman"/>
          <w:color w:val="000000"/>
          <w:kern w:val="0"/>
          <w:vertAlign w:val="superscript"/>
        </w:rPr>
        <w:t>2</w:t>
      </w:r>
      <w:r w:rsidRPr="001E6D5A">
        <w:rPr>
          <w:rFonts w:ascii="Times New Roman" w:hAnsi="Times New Roman"/>
          <w:color w:val="000000"/>
          <w:kern w:val="0"/>
        </w:rPr>
        <w:t xml:space="preserve">, </w:t>
      </w:r>
      <w:del w:id="7" w:author="Luka Wright" w:date="2026-03-27T20:22:00Z" w16du:dateUtc="2026-03-27T12:22:00Z">
        <w:r w:rsidDel="009A44F8">
          <w:rPr>
            <w:rFonts w:ascii="Times New Roman" w:hAnsi="Times New Roman"/>
            <w:color w:val="000000"/>
            <w:kern w:val="0"/>
          </w:rPr>
          <w:delText xml:space="preserve">Pippa </w:delText>
        </w:r>
      </w:del>
      <w:ins w:id="8" w:author="Luka Wright" w:date="2026-03-27T20:22:00Z" w16du:dateUtc="2026-03-27T12:22:00Z">
        <w:r w:rsidR="009A44F8">
          <w:rPr>
            <w:rFonts w:ascii="Times New Roman" w:hAnsi="Times New Roman"/>
            <w:color w:val="000000"/>
            <w:kern w:val="0"/>
          </w:rPr>
          <w:t>P</w:t>
        </w:r>
        <w:r w:rsidR="009A44F8">
          <w:rPr>
            <w:rFonts w:ascii="Times New Roman" w:hAnsi="Times New Roman"/>
            <w:color w:val="000000"/>
            <w:kern w:val="0"/>
          </w:rPr>
          <w:t>hilippa</w:t>
        </w:r>
        <w:r w:rsidR="009A44F8">
          <w:rPr>
            <w:rFonts w:ascii="Times New Roman" w:hAnsi="Times New Roman"/>
            <w:color w:val="000000"/>
            <w:kern w:val="0"/>
          </w:rPr>
          <w:t xml:space="preserve"> </w:t>
        </w:r>
      </w:ins>
      <w:ins w:id="9" w:author="Luka Wright" w:date="2026-03-27T20:23:00Z" w16du:dateUtc="2026-03-27T12:23:00Z">
        <w:r w:rsidR="009A44F8">
          <w:rPr>
            <w:rFonts w:ascii="Times New Roman" w:hAnsi="Times New Roman"/>
            <w:color w:val="000000"/>
            <w:kern w:val="0"/>
          </w:rPr>
          <w:t xml:space="preserve">Louise </w:t>
        </w:r>
      </w:ins>
      <w:r>
        <w:rPr>
          <w:rFonts w:ascii="Times New Roman" w:hAnsi="Times New Roman"/>
          <w:color w:val="000000"/>
          <w:kern w:val="0"/>
        </w:rPr>
        <w:t>Attwell</w:t>
      </w:r>
      <w:r>
        <w:rPr>
          <w:rFonts w:ascii="Times New Roman" w:hAnsi="Times New Roman"/>
          <w:color w:val="000000"/>
          <w:kern w:val="0"/>
          <w:vertAlign w:val="superscript"/>
        </w:rPr>
        <w:t>2</w:t>
      </w:r>
      <w:r w:rsidRPr="001E6D5A">
        <w:rPr>
          <w:rFonts w:ascii="Times New Roman" w:hAnsi="Times New Roman"/>
          <w:color w:val="000000"/>
          <w:kern w:val="0"/>
        </w:rPr>
        <w:t xml:space="preserve">, </w:t>
      </w:r>
      <w:r>
        <w:rPr>
          <w:rFonts w:ascii="Times New Roman" w:hAnsi="Times New Roman"/>
          <w:color w:val="000000"/>
          <w:kern w:val="0"/>
        </w:rPr>
        <w:t>Just Cebri</w:t>
      </w:r>
      <w:commentRangeStart w:id="10"/>
      <w:r>
        <w:rPr>
          <w:rFonts w:ascii="Times New Roman" w:hAnsi="Times New Roman"/>
          <w:color w:val="000000"/>
          <w:kern w:val="0"/>
        </w:rPr>
        <w:t>á</w:t>
      </w:r>
      <w:commentRangeEnd w:id="10"/>
      <w:r w:rsidR="00AC7F33">
        <w:rPr>
          <w:rStyle w:val="CommentReference"/>
          <w:rFonts w:ascii="Times New Roman" w:hAnsi="Times New Roman"/>
          <w:color w:val="000000"/>
          <w:kern w:val="0"/>
          <w:sz w:val="24"/>
          <w:szCs w:val="24"/>
        </w:rPr>
        <w:commentReference w:id="10"/>
      </w:r>
      <w:r>
        <w:rPr>
          <w:rFonts w:ascii="Times New Roman" w:hAnsi="Times New Roman"/>
          <w:color w:val="000000"/>
          <w:kern w:val="0"/>
        </w:rPr>
        <w:t>n</w:t>
      </w:r>
      <w:r w:rsidRPr="00F721BC">
        <w:rPr>
          <w:rFonts w:ascii="Times New Roman" w:hAnsi="Times New Roman"/>
          <w:color w:val="000000"/>
          <w:kern w:val="0"/>
          <w:vertAlign w:val="superscript"/>
        </w:rPr>
        <w:t>5</w:t>
      </w:r>
      <w:r>
        <w:rPr>
          <w:rFonts w:ascii="Times New Roman" w:hAnsi="Times New Roman"/>
          <w:color w:val="000000"/>
          <w:kern w:val="0"/>
        </w:rPr>
        <w:t xml:space="preserve">, </w:t>
      </w:r>
      <w:r w:rsidRPr="001E6D5A">
        <w:rPr>
          <w:rFonts w:ascii="Times New Roman" w:hAnsi="Times New Roman"/>
          <w:color w:val="000000"/>
          <w:kern w:val="0"/>
        </w:rPr>
        <w:t>Thomas Wernberg</w:t>
      </w:r>
      <w:r w:rsidRPr="001E6D5A">
        <w:rPr>
          <w:rFonts w:ascii="Times New Roman" w:hAnsi="Times New Roman"/>
          <w:color w:val="000000"/>
          <w:kern w:val="0"/>
          <w:vertAlign w:val="superscript"/>
        </w:rPr>
        <w:t>1,2,</w:t>
      </w:r>
      <w:r>
        <w:rPr>
          <w:rFonts w:ascii="Times New Roman" w:hAnsi="Times New Roman"/>
          <w:color w:val="000000"/>
          <w:kern w:val="0"/>
          <w:vertAlign w:val="superscript"/>
        </w:rPr>
        <w:t>6</w:t>
      </w:r>
      <w:r w:rsidRPr="001E6D5A">
        <w:rPr>
          <w:rFonts w:ascii="Times New Roman" w:hAnsi="Times New Roman"/>
          <w:color w:val="000000"/>
          <w:kern w:val="0"/>
        </w:rPr>
        <w:t>, Karen Filbee-Dexter</w:t>
      </w:r>
      <w:r w:rsidRPr="001E6D5A">
        <w:rPr>
          <w:rFonts w:ascii="Times New Roman" w:hAnsi="Times New Roman"/>
          <w:color w:val="000000"/>
          <w:kern w:val="0"/>
          <w:vertAlign w:val="superscript"/>
        </w:rPr>
        <w:t>1,2,</w:t>
      </w:r>
      <w:r>
        <w:rPr>
          <w:rFonts w:ascii="Times New Roman" w:hAnsi="Times New Roman"/>
          <w:color w:val="000000"/>
          <w:kern w:val="0"/>
          <w:vertAlign w:val="superscript"/>
        </w:rPr>
        <w:t>6</w:t>
      </w:r>
    </w:p>
    <w:p w14:paraId="7482CE29" w14:textId="77777777" w:rsidR="00FF4549" w:rsidRPr="001E6D5A" w:rsidRDefault="00FF4549" w:rsidP="00FF4549">
      <w:pPr>
        <w:autoSpaceDE w:val="0"/>
        <w:autoSpaceDN w:val="0"/>
        <w:adjustRightInd w:val="0"/>
        <w:rPr>
          <w:rFonts w:ascii="Times New Roman" w:hAnsi="Times New Roman"/>
          <w:color w:val="000000"/>
          <w:kern w:val="0"/>
        </w:rPr>
      </w:pPr>
    </w:p>
    <w:p w14:paraId="592BFA7F" w14:textId="77777777" w:rsidR="00FF4549" w:rsidRPr="001E6D5A" w:rsidRDefault="00FF4549" w:rsidP="00FF4549">
      <w:pPr>
        <w:autoSpaceDE w:val="0"/>
        <w:autoSpaceDN w:val="0"/>
        <w:adjustRightInd w:val="0"/>
        <w:rPr>
          <w:rFonts w:ascii="Times New Roman" w:hAnsi="Times New Roman"/>
          <w:color w:val="000000"/>
          <w:kern w:val="0"/>
        </w:rPr>
      </w:pPr>
      <w:r w:rsidRPr="001E6D5A">
        <w:rPr>
          <w:rFonts w:ascii="Times New Roman" w:hAnsi="Times New Roman"/>
          <w:color w:val="000000"/>
          <w:kern w:val="0"/>
          <w:vertAlign w:val="superscript"/>
        </w:rPr>
        <w:t>1</w:t>
      </w:r>
      <w:r w:rsidRPr="001E6D5A">
        <w:rPr>
          <w:rFonts w:ascii="Times New Roman" w:hAnsi="Times New Roman"/>
          <w:color w:val="000000"/>
          <w:kern w:val="0"/>
        </w:rPr>
        <w:t>Oceans Institute, University of Western Australia, Perth, Australia</w:t>
      </w:r>
    </w:p>
    <w:p w14:paraId="0735C0DE" w14:textId="77777777" w:rsidR="00FF4549" w:rsidRPr="001E6D5A" w:rsidRDefault="00FF4549" w:rsidP="00FF4549">
      <w:pPr>
        <w:autoSpaceDE w:val="0"/>
        <w:autoSpaceDN w:val="0"/>
        <w:adjustRightInd w:val="0"/>
        <w:rPr>
          <w:rFonts w:ascii="Times New Roman" w:hAnsi="Times New Roman"/>
          <w:color w:val="000000"/>
          <w:kern w:val="0"/>
        </w:rPr>
      </w:pPr>
      <w:r w:rsidRPr="001E6D5A">
        <w:rPr>
          <w:rFonts w:ascii="Times New Roman" w:hAnsi="Times New Roman"/>
          <w:color w:val="000000"/>
          <w:kern w:val="0"/>
          <w:vertAlign w:val="superscript"/>
        </w:rPr>
        <w:t>2</w:t>
      </w:r>
      <w:r w:rsidRPr="001E6D5A">
        <w:rPr>
          <w:rFonts w:ascii="Times New Roman" w:hAnsi="Times New Roman"/>
          <w:color w:val="000000"/>
          <w:kern w:val="0"/>
        </w:rPr>
        <w:t>School of Biological Sciences, University of Western Australia, Perth, Australia</w:t>
      </w:r>
    </w:p>
    <w:p w14:paraId="3434B940" w14:textId="77777777" w:rsidR="00FF4549" w:rsidRPr="001E6D5A" w:rsidRDefault="00FF4549" w:rsidP="00FF4549">
      <w:pPr>
        <w:autoSpaceDE w:val="0"/>
        <w:autoSpaceDN w:val="0"/>
        <w:adjustRightInd w:val="0"/>
        <w:rPr>
          <w:rFonts w:ascii="Times New Roman" w:hAnsi="Times New Roman"/>
          <w:color w:val="000000"/>
          <w:kern w:val="0"/>
        </w:rPr>
      </w:pPr>
      <w:r w:rsidRPr="001E6D5A">
        <w:rPr>
          <w:rFonts w:ascii="Times New Roman" w:hAnsi="Times New Roman"/>
          <w:color w:val="000000"/>
          <w:kern w:val="0"/>
          <w:vertAlign w:val="superscript"/>
        </w:rPr>
        <w:t>3</w:t>
      </w:r>
      <w:r w:rsidRPr="001E6D5A">
        <w:rPr>
          <w:rFonts w:ascii="Times New Roman" w:hAnsi="Times New Roman"/>
          <w:color w:val="000000"/>
          <w:kern w:val="0"/>
        </w:rPr>
        <w:t>CSIRO Oceans and Atmosphere, Perth, Australia</w:t>
      </w:r>
    </w:p>
    <w:p w14:paraId="65B3935B" w14:textId="77777777" w:rsidR="00FF4549" w:rsidRDefault="00FF4549" w:rsidP="00FF4549">
      <w:pPr>
        <w:autoSpaceDE w:val="0"/>
        <w:autoSpaceDN w:val="0"/>
        <w:adjustRightInd w:val="0"/>
        <w:rPr>
          <w:rFonts w:ascii="Times New Roman" w:hAnsi="Times New Roman"/>
          <w:color w:val="000000"/>
          <w:kern w:val="0"/>
        </w:rPr>
      </w:pPr>
      <w:r w:rsidRPr="001E6D5A">
        <w:rPr>
          <w:rFonts w:ascii="Times New Roman" w:hAnsi="Times New Roman"/>
          <w:color w:val="000000"/>
          <w:kern w:val="0"/>
          <w:vertAlign w:val="superscript"/>
        </w:rPr>
        <w:t>4</w:t>
      </w:r>
      <w:r>
        <w:rPr>
          <w:rFonts w:ascii="Times New Roman" w:hAnsi="Times New Roman"/>
          <w:color w:val="000000"/>
          <w:kern w:val="0"/>
        </w:rPr>
        <w:t>Marine Biology and Ecology Research Centre, University of Plymouth, Plymouth, United Kingdom</w:t>
      </w:r>
    </w:p>
    <w:p w14:paraId="3528F25C" w14:textId="77777777" w:rsidR="00FF4549" w:rsidRPr="001E6D5A" w:rsidRDefault="00FF4549" w:rsidP="00FF4549">
      <w:pPr>
        <w:autoSpaceDE w:val="0"/>
        <w:autoSpaceDN w:val="0"/>
        <w:adjustRightInd w:val="0"/>
        <w:rPr>
          <w:rFonts w:ascii="Times New Roman" w:hAnsi="Times New Roman"/>
          <w:color w:val="000000"/>
          <w:kern w:val="0"/>
        </w:rPr>
      </w:pPr>
      <w:r w:rsidRPr="00F721BC">
        <w:rPr>
          <w:rFonts w:ascii="Times New Roman" w:hAnsi="Times New Roman"/>
          <w:color w:val="000000"/>
          <w:kern w:val="0"/>
          <w:vertAlign w:val="superscript"/>
        </w:rPr>
        <w:t>5</w:t>
      </w:r>
      <w:r>
        <w:rPr>
          <w:rFonts w:ascii="Times New Roman" w:hAnsi="Times New Roman"/>
          <w:color w:val="000000"/>
          <w:kern w:val="0"/>
        </w:rPr>
        <w:t>King Abdullah University of Science and Technology, Thuwal, Saudi Arabia</w:t>
      </w:r>
    </w:p>
    <w:p w14:paraId="7EE68743" w14:textId="77777777" w:rsidR="00FF4549" w:rsidRPr="001E6D5A" w:rsidRDefault="00FF4549" w:rsidP="00FF4549">
      <w:pPr>
        <w:autoSpaceDE w:val="0"/>
        <w:autoSpaceDN w:val="0"/>
        <w:adjustRightInd w:val="0"/>
        <w:rPr>
          <w:rFonts w:ascii="Times New Roman" w:hAnsi="Times New Roman"/>
          <w:color w:val="000000"/>
          <w:kern w:val="0"/>
        </w:rPr>
      </w:pPr>
      <w:r>
        <w:rPr>
          <w:rFonts w:ascii="Times New Roman" w:hAnsi="Times New Roman"/>
          <w:color w:val="000000"/>
          <w:kern w:val="0"/>
          <w:vertAlign w:val="superscript"/>
        </w:rPr>
        <w:t>6</w:t>
      </w:r>
      <w:r w:rsidRPr="001E6D5A">
        <w:rPr>
          <w:rFonts w:ascii="Times New Roman" w:hAnsi="Times New Roman"/>
          <w:color w:val="000000"/>
          <w:kern w:val="0"/>
        </w:rPr>
        <w:t>Institute of Marine Research, His, Norway</w:t>
      </w:r>
    </w:p>
    <w:p w14:paraId="6CE01F5B" w14:textId="77777777" w:rsidR="00FF4549" w:rsidRPr="001E6D5A" w:rsidRDefault="55543525" w:rsidP="00FF4549">
      <w:pPr>
        <w:rPr>
          <w:rFonts w:ascii="Times New Roman" w:hAnsi="Times New Roman"/>
        </w:rPr>
      </w:pPr>
      <w:r w:rsidRPr="001E6D5A">
        <w:rPr>
          <w:rFonts w:ascii="Times New Roman" w:hAnsi="Times New Roman"/>
          <w:color w:val="000000"/>
          <w:kern w:val="0"/>
        </w:rPr>
        <w:t>*luka.wright@research.uwa.edu.au, luka@wright.it</w:t>
      </w:r>
    </w:p>
    <w:p w14:paraId="6D1FD660" w14:textId="77777777" w:rsidR="00FF4549" w:rsidRPr="001E6D5A" w:rsidRDefault="00FF4549" w:rsidP="00FF4549">
      <w:pPr>
        <w:rPr>
          <w:rFonts w:ascii="Times New Roman" w:hAnsi="Times New Roman"/>
        </w:rPr>
      </w:pPr>
    </w:p>
    <w:p w14:paraId="79700580" w14:textId="77777777" w:rsidR="00FF4549" w:rsidRPr="001E6D5A" w:rsidRDefault="00FF4549" w:rsidP="00FF4549">
      <w:pPr>
        <w:rPr>
          <w:rFonts w:ascii="Times New Roman" w:hAnsi="Times New Roman"/>
          <w:b/>
          <w:bCs/>
        </w:rPr>
      </w:pPr>
      <w:r w:rsidRPr="001E6D5A">
        <w:rPr>
          <w:rFonts w:ascii="Times New Roman" w:hAnsi="Times New Roman"/>
          <w:b/>
          <w:bCs/>
        </w:rPr>
        <w:t>ORCiD</w:t>
      </w:r>
    </w:p>
    <w:p w14:paraId="598FFD9A" w14:textId="77777777" w:rsidR="00FF4549" w:rsidRPr="001E6D5A" w:rsidRDefault="00FF4549" w:rsidP="00FF4549">
      <w:pPr>
        <w:rPr>
          <w:rFonts w:ascii="Times New Roman" w:hAnsi="Times New Roman"/>
        </w:rPr>
      </w:pPr>
      <w:r w:rsidRPr="001E6D5A">
        <w:rPr>
          <w:rFonts w:ascii="Times New Roman" w:hAnsi="Times New Roman"/>
        </w:rPr>
        <w:t xml:space="preserve">Luka Seamus Wright </w:t>
      </w:r>
      <w:hyperlink r:id="rId10" w:history="1">
        <w:r w:rsidRPr="001E6D5A">
          <w:rPr>
            <w:rStyle w:val="Hyperlink"/>
            <w:rFonts w:ascii="Times New Roman" w:hAnsi="Times New Roman"/>
          </w:rPr>
          <w:t>https://orcid.org/0000-0002-1273-6256</w:t>
        </w:r>
      </w:hyperlink>
    </w:p>
    <w:p w14:paraId="0400F1C3" w14:textId="77777777" w:rsidR="00FF4549" w:rsidRPr="000A308B" w:rsidRDefault="00FF4549" w:rsidP="00FF4549">
      <w:pPr>
        <w:rPr>
          <w:rFonts w:ascii="Times New Roman" w:hAnsi="Times New Roman"/>
        </w:rPr>
      </w:pPr>
      <w:r w:rsidRPr="000A308B">
        <w:rPr>
          <w:rFonts w:ascii="Times New Roman" w:hAnsi="Times New Roman"/>
        </w:rPr>
        <w:t xml:space="preserve">Andy Foggo </w:t>
      </w:r>
      <w:hyperlink r:id="rId11" w:history="1">
        <w:r w:rsidRPr="00813F77">
          <w:rPr>
            <w:rStyle w:val="Hyperlink"/>
            <w:rFonts w:ascii="Times New Roman" w:hAnsi="Times New Roman"/>
          </w:rPr>
          <w:t>https://orcid.org/0000-0002-0280-0824</w:t>
        </w:r>
      </w:hyperlink>
      <w:r>
        <w:rPr>
          <w:rFonts w:ascii="Times New Roman" w:hAnsi="Times New Roman"/>
        </w:rPr>
        <w:t xml:space="preserve"> </w:t>
      </w:r>
    </w:p>
    <w:p w14:paraId="33478023" w14:textId="77777777" w:rsidR="00FF4549" w:rsidRPr="001E6D5A" w:rsidRDefault="55543525" w:rsidP="00FF4549">
      <w:pPr>
        <w:rPr>
          <w:rFonts w:ascii="Times New Roman" w:hAnsi="Times New Roman"/>
          <w:color w:val="000000"/>
          <w:kern w:val="0"/>
        </w:rPr>
      </w:pPr>
      <w:commentRangeStart w:id="11"/>
      <w:r>
        <w:rPr>
          <w:rFonts w:ascii="Times New Roman" w:hAnsi="Times New Roman"/>
          <w:color w:val="000000"/>
          <w:kern w:val="0"/>
        </w:rPr>
        <w:t>Tom Roberts</w:t>
      </w:r>
      <w:r w:rsidRPr="001E6D5A">
        <w:rPr>
          <w:rFonts w:ascii="Times New Roman" w:hAnsi="Times New Roman"/>
          <w:color w:val="000000"/>
          <w:kern w:val="0"/>
        </w:rPr>
        <w:t xml:space="preserve"> </w:t>
      </w:r>
      <w:hyperlink r:id="rId12">
        <w:r w:rsidR="64878EE0" w:rsidRPr="05EACB1E">
          <w:rPr>
            <w:rStyle w:val="Hyperlink"/>
            <w:rFonts w:ascii="Times New Roman" w:hAnsi="Times New Roman"/>
          </w:rPr>
          <w:t>https://orcid.org/0009-0002-7514-0270</w:t>
        </w:r>
      </w:hyperlink>
    </w:p>
    <w:p w14:paraId="6E55B03D" w14:textId="5FA294B2" w:rsidR="05EACB1E" w:rsidRDefault="05EACB1E" w:rsidP="05EACB1E">
      <w:pPr>
        <w:rPr>
          <w:rFonts w:ascii="Times New Roman" w:hAnsi="Times New Roman"/>
          <w:color w:val="000000" w:themeColor="text1"/>
        </w:rPr>
      </w:pPr>
    </w:p>
    <w:p w14:paraId="590B7E54" w14:textId="26D6D906" w:rsidR="00FF4549" w:rsidRDefault="55543525" w:rsidP="00FF4549">
      <w:pPr>
        <w:rPr>
          <w:rFonts w:ascii="Times New Roman" w:hAnsi="Times New Roman"/>
          <w:color w:val="000000"/>
          <w:kern w:val="0"/>
        </w:rPr>
      </w:pPr>
      <w:r>
        <w:rPr>
          <w:rFonts w:ascii="Times New Roman" w:hAnsi="Times New Roman"/>
          <w:color w:val="000000"/>
          <w:kern w:val="0"/>
        </w:rPr>
        <w:t>P</w:t>
      </w:r>
      <w:ins w:id="12" w:author="Pippa Attwell (24368558)" w:date="2026-03-21T14:09:00Z" w16du:dateUtc="2026-03-21T14:09:34Z">
        <w:r w:rsidR="4DC1C8E2">
          <w:rPr>
            <w:rFonts w:ascii="Times New Roman" w:hAnsi="Times New Roman"/>
            <w:color w:val="000000"/>
            <w:kern w:val="0"/>
          </w:rPr>
          <w:t xml:space="preserve">hilippa </w:t>
        </w:r>
      </w:ins>
      <w:del w:id="13" w:author="Pippa Attwell (24368558)" w:date="2026-03-21T14:09:00Z" w16du:dateUtc="2026-03-21T14:09:29Z">
        <w:r w:rsidRPr="7974FF5A" w:rsidDel="55543525">
          <w:rPr>
            <w:rFonts w:ascii="Times New Roman" w:hAnsi="Times New Roman"/>
            <w:color w:val="000000" w:themeColor="text1"/>
          </w:rPr>
          <w:delText>ippa</w:delText>
        </w:r>
      </w:del>
      <w:r>
        <w:rPr>
          <w:rFonts w:ascii="Times New Roman" w:hAnsi="Times New Roman"/>
          <w:color w:val="000000"/>
          <w:kern w:val="0"/>
        </w:rPr>
        <w:t xml:space="preserve"> Attwell</w:t>
      </w:r>
      <w:r w:rsidRPr="001E6D5A">
        <w:rPr>
          <w:rFonts w:ascii="Times New Roman" w:hAnsi="Times New Roman"/>
          <w:color w:val="000000"/>
          <w:kern w:val="0"/>
        </w:rPr>
        <w:t xml:space="preserve"> </w:t>
      </w:r>
      <w:ins w:id="14" w:author="Pippa Attwell (24368558)" w:date="2026-01-14T13:02:00Z" w16du:dateUtc="2026-01-14T13:02:00Z">
        <w:r w:rsidR="4A9C7EA1" w:rsidRPr="7974FF5A">
          <w:rPr>
            <w:rFonts w:ascii="Times New Roman" w:hAnsi="Times New Roman"/>
            <w:color w:val="000000" w:themeColor="text1"/>
          </w:rPr>
          <w:t>https://orcid.org/0009-0008-8440-8420</w:t>
        </w:r>
      </w:ins>
      <w:del w:id="15" w:author="Pippa Attwell (24368558)" w:date="2026-01-14T13:01:00Z" w16du:dateUtc="2026-01-14T13:01:00Z">
        <w:r w:rsidRPr="7974FF5A" w:rsidDel="00FF4549">
          <w:rPr>
            <w:rFonts w:ascii="Times New Roman" w:hAnsi="Times New Roman"/>
            <w:color w:val="000000" w:themeColor="text1"/>
          </w:rPr>
          <w:delText>?</w:delText>
        </w:r>
      </w:del>
    </w:p>
    <w:p w14:paraId="253D3C4F" w14:textId="77777777" w:rsidR="00803093" w:rsidRDefault="00FF4549" w:rsidP="00803093">
      <w:pPr>
        <w:rPr>
          <w:ins w:id="16" w:author="Justo Cebrian" w:date="2026-02-23T19:16:00Z" w16du:dateUtc="2026-02-24T01:16:00Z"/>
        </w:rPr>
      </w:pPr>
      <w:r>
        <w:rPr>
          <w:rFonts w:ascii="Times New Roman" w:hAnsi="Times New Roman"/>
          <w:color w:val="000000"/>
          <w:kern w:val="0"/>
        </w:rPr>
        <w:t xml:space="preserve">Just Cebrián </w:t>
      </w:r>
      <w:ins w:id="17" w:author="Justo Cebrian" w:date="2026-02-23T19:16:00Z" w16du:dateUtc="2026-02-24T01:16:00Z">
        <w:r w:rsidR="00803093">
          <w:t>https://orcid.org/0000-0002-9916-8430</w:t>
        </w:r>
      </w:ins>
    </w:p>
    <w:p w14:paraId="28FA3E86" w14:textId="393F6636" w:rsidR="00FF4549" w:rsidRPr="001E6D5A" w:rsidRDefault="00FF4549" w:rsidP="00FF4549">
      <w:pPr>
        <w:rPr>
          <w:rFonts w:ascii="Times New Roman" w:hAnsi="Times New Roman"/>
        </w:rPr>
      </w:pPr>
      <w:del w:id="18" w:author="Justo Cebrian" w:date="2026-02-23T19:14:00Z" w16du:dateUtc="2026-02-24T01:14:00Z">
        <w:r w:rsidDel="00803093">
          <w:rPr>
            <w:rFonts w:ascii="Times New Roman" w:hAnsi="Times New Roman"/>
            <w:color w:val="000000"/>
            <w:kern w:val="0"/>
          </w:rPr>
          <w:delText>?</w:delText>
        </w:r>
      </w:del>
      <w:commentRangeEnd w:id="11"/>
      <w:r w:rsidRPr="001E6D5A">
        <w:rPr>
          <w:rStyle w:val="CommentReference"/>
          <w:rFonts w:ascii="Times New Roman" w:hAnsi="Times New Roman"/>
          <w:sz w:val="24"/>
          <w:szCs w:val="24"/>
        </w:rPr>
        <w:commentReference w:id="11"/>
      </w:r>
    </w:p>
    <w:p w14:paraId="233D64A3" w14:textId="77777777" w:rsidR="00FF4549" w:rsidRPr="001E6D5A" w:rsidRDefault="00FF4549" w:rsidP="00FF4549">
      <w:pPr>
        <w:rPr>
          <w:rFonts w:ascii="Times New Roman" w:hAnsi="Times New Roman"/>
          <w:color w:val="000000"/>
          <w:kern w:val="0"/>
          <w:lang w:val="de-DE"/>
        </w:rPr>
      </w:pPr>
      <w:r w:rsidRPr="001E6D5A">
        <w:rPr>
          <w:rFonts w:ascii="Times New Roman" w:hAnsi="Times New Roman"/>
          <w:color w:val="000000"/>
          <w:kern w:val="0"/>
          <w:lang w:val="de-DE"/>
        </w:rPr>
        <w:t xml:space="preserve">Thomas Wernberg </w:t>
      </w:r>
      <w:hyperlink r:id="rId13" w:history="1">
        <w:r w:rsidRPr="001E6D5A">
          <w:rPr>
            <w:rStyle w:val="Hyperlink"/>
            <w:rFonts w:ascii="Times New Roman" w:hAnsi="Times New Roman"/>
            <w:kern w:val="0"/>
            <w:lang w:val="de-DE"/>
          </w:rPr>
          <w:t>https://orcid.org/0000-0003-1185-9745</w:t>
        </w:r>
      </w:hyperlink>
      <w:r w:rsidRPr="001E6D5A">
        <w:rPr>
          <w:rFonts w:ascii="Times New Roman" w:hAnsi="Times New Roman"/>
          <w:color w:val="000000"/>
          <w:kern w:val="0"/>
          <w:lang w:val="de-DE"/>
        </w:rPr>
        <w:t xml:space="preserve"> </w:t>
      </w:r>
    </w:p>
    <w:p w14:paraId="054A7F69" w14:textId="77777777" w:rsidR="00FF4549" w:rsidRPr="001E6D5A" w:rsidRDefault="00FF4549" w:rsidP="00FF4549">
      <w:pPr>
        <w:rPr>
          <w:rFonts w:ascii="Times New Roman" w:hAnsi="Times New Roman"/>
          <w:color w:val="000000"/>
          <w:kern w:val="0"/>
          <w:lang w:val="de-DE"/>
        </w:rPr>
      </w:pPr>
      <w:r w:rsidRPr="001E6D5A">
        <w:rPr>
          <w:rFonts w:ascii="Times New Roman" w:hAnsi="Times New Roman"/>
          <w:color w:val="000000"/>
          <w:kern w:val="0"/>
          <w:lang w:val="de-DE"/>
        </w:rPr>
        <w:t xml:space="preserve">Karen Filbee-Dexter </w:t>
      </w:r>
      <w:hyperlink r:id="rId14" w:history="1">
        <w:r w:rsidRPr="001E6D5A">
          <w:rPr>
            <w:rStyle w:val="Hyperlink"/>
            <w:rFonts w:ascii="Times New Roman" w:hAnsi="Times New Roman"/>
            <w:kern w:val="0"/>
            <w:lang w:val="de-DE"/>
          </w:rPr>
          <w:t>https://orcid.org/0000-0001-8413-6797</w:t>
        </w:r>
      </w:hyperlink>
      <w:r w:rsidRPr="001E6D5A">
        <w:rPr>
          <w:rFonts w:ascii="Times New Roman" w:hAnsi="Times New Roman"/>
          <w:color w:val="000000"/>
          <w:kern w:val="0"/>
          <w:lang w:val="de-DE"/>
        </w:rPr>
        <w:t xml:space="preserve"> </w:t>
      </w:r>
    </w:p>
    <w:p w14:paraId="1606897B" w14:textId="77777777" w:rsidR="00FF4549" w:rsidRPr="00F37CD8" w:rsidRDefault="00FF4549" w:rsidP="00FF4549">
      <w:pPr>
        <w:rPr>
          <w:rFonts w:ascii="Times New Roman" w:hAnsi="Times New Roman" w:cs="Times New Roman"/>
          <w:lang w:val="de-DE"/>
        </w:rPr>
      </w:pPr>
    </w:p>
    <w:p w14:paraId="13D4FF37" w14:textId="39E46DF1" w:rsidR="00FF4549" w:rsidRDefault="55543525">
      <w:pPr>
        <w:spacing w:line="259" w:lineRule="auto"/>
        <w:rPr>
          <w:ins w:id="19" w:author="Justo Cebrian" w:date="2026-02-23T19:37:00Z" w16du:dateUtc="2026-02-24T01:37:00Z"/>
          <w:rFonts w:ascii="Times New Roman" w:hAnsi="Times New Roman" w:cs="Times New Roman"/>
          <w:b/>
          <w:bCs/>
        </w:rPr>
      </w:pPr>
      <w:commentRangeStart w:id="20"/>
      <w:commentRangeStart w:id="21"/>
      <w:commentRangeStart w:id="22"/>
      <w:r w:rsidRPr="20C05AC6">
        <w:rPr>
          <w:rFonts w:ascii="Times New Roman" w:hAnsi="Times New Roman" w:cs="Times New Roman"/>
          <w:b/>
          <w:bCs/>
        </w:rPr>
        <w:t>Kelp</w:t>
      </w:r>
      <w:commentRangeEnd w:id="22"/>
      <w:r w:rsidR="00FF4549" w:rsidRPr="20C05AC6">
        <w:rPr>
          <w:rStyle w:val="CommentReference"/>
          <w:rFonts w:ascii="Times New Roman" w:hAnsi="Times New Roman" w:cs="Times New Roman"/>
          <w:b/>
          <w:bCs/>
          <w:sz w:val="24"/>
          <w:szCs w:val="24"/>
        </w:rPr>
        <w:commentReference w:id="22"/>
      </w:r>
      <w:r w:rsidRPr="20C05AC6">
        <w:rPr>
          <w:rFonts w:ascii="Times New Roman" w:hAnsi="Times New Roman" w:cs="Times New Roman"/>
          <w:b/>
          <w:bCs/>
        </w:rPr>
        <w:t xml:space="preserve"> forests are </w:t>
      </w:r>
      <w:ins w:id="23" w:author="Justo Cebrian" w:date="2026-02-23T19:20:00Z" w16du:dateUtc="2026-02-24T01:20:00Z">
        <w:r w:rsidR="0013604B">
          <w:rPr>
            <w:rFonts w:ascii="Times New Roman" w:hAnsi="Times New Roman" w:cs="Times New Roman"/>
            <w:b/>
            <w:bCs/>
          </w:rPr>
          <w:t>a central part in the</w:t>
        </w:r>
      </w:ins>
      <w:del w:id="24" w:author="Justo Cebrian" w:date="2026-02-23T19:20:00Z" w16du:dateUtc="2026-02-24T01:20:00Z">
        <w:r w:rsidRPr="20C05AC6" w:rsidDel="0013604B">
          <w:rPr>
            <w:rFonts w:ascii="Times New Roman" w:hAnsi="Times New Roman" w:cs="Times New Roman"/>
            <w:b/>
            <w:bCs/>
          </w:rPr>
          <w:delText>in th</w:delText>
        </w:r>
        <w:commentRangeStart w:id="25"/>
        <w:r w:rsidRPr="20C05AC6" w:rsidDel="0013604B">
          <w:rPr>
            <w:rFonts w:ascii="Times New Roman" w:hAnsi="Times New Roman" w:cs="Times New Roman"/>
            <w:b/>
            <w:bCs/>
          </w:rPr>
          <w:delText>e eye of</w:delText>
        </w:r>
      </w:del>
      <w:r w:rsidRPr="20C05AC6">
        <w:rPr>
          <w:rFonts w:ascii="Times New Roman" w:hAnsi="Times New Roman" w:cs="Times New Roman"/>
          <w:b/>
          <w:bCs/>
        </w:rPr>
        <w:t xml:space="preserve"> blue </w:t>
      </w:r>
      <w:del w:id="26" w:author="Justo Cebrian" w:date="2026-02-23T19:21:00Z" w16du:dateUtc="2026-02-24T01:21:00Z">
        <w:r w:rsidRPr="20C05AC6" w:rsidDel="0013604B">
          <w:rPr>
            <w:rFonts w:ascii="Times New Roman" w:hAnsi="Times New Roman" w:cs="Times New Roman"/>
            <w:b/>
            <w:bCs/>
          </w:rPr>
          <w:delText>carbon</w:delText>
        </w:r>
      </w:del>
      <w:ins w:id="27" w:author="Justo Cebrian" w:date="2026-02-23T19:21:00Z" w16du:dateUtc="2026-02-24T01:21:00Z">
        <w:r w:rsidR="0013604B">
          <w:rPr>
            <w:rFonts w:ascii="Times New Roman" w:hAnsi="Times New Roman" w:cs="Times New Roman"/>
            <w:b/>
            <w:bCs/>
          </w:rPr>
          <w:t>carbon debate</w:t>
        </w:r>
      </w:ins>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BEC{Duarte et al., 2022, #38140; Filbee-Dexter et al., 2024, #27977; Krause-Jensen and Duarte, 2016, #82158; Pessarrodona et al., 2022, #59703; Pessarrodona et al., 2023, #24779}</w:instrText>
      </w:r>
      <w:r w:rsidR="00FF4549" w:rsidRPr="20C05AC6">
        <w:rPr>
          <w:rFonts w:ascii="Times New Roman" w:hAnsi="Times New Roman" w:cs="Times New Roman"/>
        </w:rPr>
        <w:fldChar w:fldCharType="separate"/>
      </w:r>
      <w:commentRangeEnd w:id="21"/>
      <w:r w:rsidR="00FF4549" w:rsidRPr="20C05AC6">
        <w:rPr>
          <w:rStyle w:val="CommentReference"/>
          <w:rFonts w:ascii="Times New Roman" w:hAnsi="Times New Roman" w:cs="Times New Roman"/>
          <w:sz w:val="24"/>
          <w:szCs w:val="24"/>
          <w:vertAlign w:val="superscript"/>
        </w:rPr>
        <w:commentReference w:id="21"/>
      </w:r>
      <w:commentRangeEnd w:id="25"/>
      <w:r w:rsidR="00FF4549" w:rsidRPr="20C05AC6">
        <w:rPr>
          <w:rStyle w:val="CommentReference"/>
          <w:rFonts w:ascii="Times New Roman" w:hAnsi="Times New Roman" w:cs="Times New Roman"/>
          <w:sz w:val="24"/>
          <w:szCs w:val="24"/>
          <w:vertAlign w:val="superscript"/>
        </w:rPr>
        <w:commentReference w:id="25"/>
      </w:r>
      <w:r w:rsidRPr="20C05AC6">
        <w:rPr>
          <w:rFonts w:ascii="Times New Roman" w:hAnsi="Times New Roman" w:cs="Times New Roman"/>
          <w:vertAlign w:val="superscript"/>
        </w:rPr>
        <w:t>1–5</w:t>
      </w:r>
      <w:r w:rsidR="00FF4549" w:rsidRPr="20C05AC6">
        <w:rPr>
          <w:rFonts w:ascii="Times New Roman" w:hAnsi="Times New Roman" w:cs="Times New Roman"/>
        </w:rPr>
        <w:fldChar w:fldCharType="end"/>
      </w:r>
      <w:r w:rsidRPr="20C05AC6">
        <w:rPr>
          <w:rFonts w:ascii="Times New Roman" w:hAnsi="Times New Roman" w:cs="Times New Roman"/>
          <w:b/>
          <w:bCs/>
        </w:rPr>
        <w:t xml:space="preserve">. </w:t>
      </w:r>
      <w:commentRangeStart w:id="28"/>
      <w:r w:rsidRPr="20C05AC6">
        <w:rPr>
          <w:rFonts w:ascii="Times New Roman" w:hAnsi="Times New Roman" w:cs="Times New Roman"/>
          <w:b/>
          <w:bCs/>
        </w:rPr>
        <w:t xml:space="preserve">There </w:t>
      </w:r>
      <w:ins w:id="29" w:author="a.foggo@plymouth.ac.uk" w:date="2026-01-09T15:22:00Z" w16du:dateUtc="2026-01-09T15:22:42Z">
        <w:r w:rsidR="0A8329DB" w:rsidRPr="20C05AC6">
          <w:rPr>
            <w:rFonts w:ascii="Times New Roman" w:hAnsi="Times New Roman" w:cs="Times New Roman"/>
            <w:b/>
            <w:bCs/>
          </w:rPr>
          <w:t>are</w:t>
        </w:r>
      </w:ins>
      <w:del w:id="30" w:author="a.foggo@plymouth.ac.uk" w:date="2026-01-09T15:22:00Z" w16du:dateUtc="2026-01-09T15:22:40Z">
        <w:r w:rsidR="00FF4549" w:rsidRPr="20C05AC6" w:rsidDel="00FF4549">
          <w:rPr>
            <w:rFonts w:ascii="Times New Roman" w:hAnsi="Times New Roman" w:cs="Times New Roman"/>
            <w:b/>
            <w:bCs/>
          </w:rPr>
          <w:delText>is</w:delText>
        </w:r>
      </w:del>
      <w:r w:rsidRPr="20C05AC6">
        <w:rPr>
          <w:rFonts w:ascii="Times New Roman" w:hAnsi="Times New Roman" w:cs="Times New Roman"/>
          <w:b/>
          <w:bCs/>
        </w:rPr>
        <w:t xml:space="preserve"> currently no quantitative baseline</w:t>
      </w:r>
      <w:r w:rsidR="04783102" w:rsidRPr="20C05AC6">
        <w:rPr>
          <w:rFonts w:ascii="Times New Roman" w:hAnsi="Times New Roman" w:cs="Times New Roman"/>
          <w:b/>
          <w:bCs/>
        </w:rPr>
        <w:t xml:space="preserve"> data</w:t>
      </w:r>
      <w:r w:rsidRPr="20C05AC6">
        <w:rPr>
          <w:rFonts w:ascii="Times New Roman" w:hAnsi="Times New Roman" w:cs="Times New Roman"/>
          <w:b/>
          <w:bCs/>
        </w:rPr>
        <w:t xml:space="preserve"> for their carbon cycle</w:t>
      </w:r>
      <w:commentRangeEnd w:id="28"/>
      <w:r w:rsidR="00AC64EC" w:rsidRPr="20C05AC6">
        <w:rPr>
          <w:rStyle w:val="CommentReference"/>
          <w:rFonts w:ascii="Times New Roman" w:hAnsi="Times New Roman" w:cs="Times New Roman"/>
          <w:b/>
          <w:bCs/>
          <w:sz w:val="24"/>
          <w:szCs w:val="24"/>
        </w:rPr>
        <w:commentReference w:id="28"/>
      </w:r>
      <w:r w:rsidRPr="20C05AC6">
        <w:rPr>
          <w:rFonts w:ascii="Times New Roman" w:hAnsi="Times New Roman" w:cs="Times New Roman"/>
          <w:b/>
          <w:bCs/>
        </w:rPr>
        <w:t xml:space="preserve">, of which decomposition is </w:t>
      </w:r>
      <w:commentRangeStart w:id="31"/>
      <w:ins w:id="32" w:author="Karen Filbee-Dexter" w:date="2026-01-10T00:37:00Z" w16du:dateUtc="2026-01-10T00:37:43Z">
        <w:r w:rsidR="46C6A24A" w:rsidRPr="20C05AC6">
          <w:rPr>
            <w:rFonts w:ascii="Times New Roman" w:hAnsi="Times New Roman" w:cs="Times New Roman"/>
            <w:b/>
            <w:bCs/>
          </w:rPr>
          <w:t xml:space="preserve">one of </w:t>
        </w:r>
      </w:ins>
      <w:r w:rsidRPr="20C05AC6">
        <w:rPr>
          <w:rFonts w:ascii="Times New Roman" w:hAnsi="Times New Roman" w:cs="Times New Roman"/>
          <w:b/>
          <w:bCs/>
        </w:rPr>
        <w:t>the most</w:t>
      </w:r>
      <w:commentRangeEnd w:id="31"/>
      <w:r w:rsidR="00FF4549" w:rsidRPr="20C05AC6">
        <w:rPr>
          <w:rStyle w:val="CommentReference"/>
          <w:rFonts w:ascii="Times New Roman" w:hAnsi="Times New Roman" w:cs="Times New Roman"/>
          <w:b/>
          <w:bCs/>
          <w:sz w:val="24"/>
          <w:szCs w:val="24"/>
        </w:rPr>
        <w:commentReference w:id="31"/>
      </w:r>
      <w:r w:rsidRPr="20C05AC6">
        <w:rPr>
          <w:rFonts w:ascii="Times New Roman" w:hAnsi="Times New Roman" w:cs="Times New Roman"/>
          <w:b/>
          <w:bCs/>
        </w:rPr>
        <w:t xml:space="preserve"> </w:t>
      </w:r>
      <w:ins w:id="33" w:author="a.foggo@plymouth.ac.uk" w:date="2026-01-09T15:21:00Z" w16du:dateUtc="2026-01-09T15:21:33Z">
        <w:r w:rsidR="2631BA9E" w:rsidRPr="20C05AC6">
          <w:rPr>
            <w:rFonts w:ascii="Times New Roman" w:hAnsi="Times New Roman" w:cs="Times New Roman"/>
            <w:b/>
            <w:bCs/>
          </w:rPr>
          <w:t>important</w:t>
        </w:r>
      </w:ins>
      <w:del w:id="34" w:author="a.foggo@plymouth.ac.uk" w:date="2026-01-09T15:21:00Z" w16du:dateUtc="2026-01-09T15:21:25Z">
        <w:r w:rsidR="00FF4549" w:rsidRPr="20C05AC6" w:rsidDel="00FF4549">
          <w:rPr>
            <w:rFonts w:ascii="Times New Roman" w:hAnsi="Times New Roman" w:cs="Times New Roman"/>
            <w:b/>
            <w:bCs/>
          </w:rPr>
          <w:delText>decisive</w:delText>
        </w:r>
      </w:del>
      <w:r w:rsidRPr="20C05AC6">
        <w:rPr>
          <w:rFonts w:ascii="Times New Roman" w:hAnsi="Times New Roman" w:cs="Times New Roman"/>
          <w:b/>
          <w:bCs/>
        </w:rPr>
        <w:t xml:space="preserve"> component</w:t>
      </w:r>
      <w:ins w:id="35" w:author="Karen Filbee-Dexter" w:date="2026-01-10T01:21:00Z" w16du:dateUtc="2026-01-10T01:21:05Z">
        <w:r w:rsidR="745BAAE9" w:rsidRPr="20C05AC6">
          <w:rPr>
            <w:rFonts w:ascii="Times New Roman" w:hAnsi="Times New Roman" w:cs="Times New Roman"/>
            <w:b/>
            <w:bCs/>
          </w:rPr>
          <w:t>s</w:t>
        </w:r>
      </w:ins>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BEC{Filbee-Dexter et al., 2022, #89942; Filbee-Dexter et al., 2024, #27977; Kennedy and Blain, 2025, #108523; Pedersen et al., 2021, #86831; White and Norkko, 2025, #37662; Wright et al., 2022, #84779}</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2,6–10</w:t>
      </w:r>
      <w:r w:rsidR="00FF4549" w:rsidRPr="20C05AC6">
        <w:rPr>
          <w:rFonts w:ascii="Times New Roman" w:hAnsi="Times New Roman" w:cs="Times New Roman"/>
        </w:rPr>
        <w:fldChar w:fldCharType="end"/>
      </w:r>
      <w:r w:rsidRPr="20C05AC6">
        <w:rPr>
          <w:rFonts w:ascii="Times New Roman" w:hAnsi="Times New Roman" w:cs="Times New Roman"/>
          <w:b/>
          <w:bCs/>
        </w:rPr>
        <w:t>. Despite its importance to blue carbon estimates,</w:t>
      </w:r>
      <w:ins w:id="36" w:author="a.foggo@plymouth.ac.uk" w:date="2026-02-03T10:48:00Z" w16du:dateUtc="2026-02-03T10:48:58Z">
        <w:r w:rsidR="535BAB5C" w:rsidRPr="20C05AC6">
          <w:rPr>
            <w:rFonts w:ascii="Times New Roman" w:hAnsi="Times New Roman" w:cs="Times New Roman"/>
            <w:b/>
            <w:bCs/>
          </w:rPr>
          <w:t xml:space="preserve"> </w:t>
        </w:r>
      </w:ins>
      <w:ins w:id="37" w:author="Justo Cebrian" w:date="2026-02-23T19:23:00Z" w16du:dateUtc="2026-02-24T01:23:00Z">
        <w:r w:rsidR="00AC64EC">
          <w:rPr>
            <w:rFonts w:ascii="Times New Roman" w:hAnsi="Times New Roman" w:cs="Times New Roman"/>
            <w:b/>
            <w:bCs/>
          </w:rPr>
          <w:t xml:space="preserve">the </w:t>
        </w:r>
      </w:ins>
      <w:ins w:id="38" w:author="a.foggo@plymouth.ac.uk" w:date="2026-02-03T10:48:00Z" w16du:dateUtc="2026-02-03T10:48:58Z">
        <w:r w:rsidR="535BAB5C" w:rsidRPr="20C05AC6">
          <w:rPr>
            <w:rFonts w:ascii="Times New Roman" w:hAnsi="Times New Roman" w:cs="Times New Roman"/>
            <w:b/>
            <w:bCs/>
          </w:rPr>
          <w:t xml:space="preserve">understanding </w:t>
        </w:r>
      </w:ins>
      <w:ins w:id="39" w:author="a.foggo@plymouth.ac.uk" w:date="2026-02-03T10:47:00Z" w16du:dateUtc="2026-02-03T10:47:56Z">
        <w:r w:rsidR="7333AFBB" w:rsidRPr="20C05AC6">
          <w:rPr>
            <w:rFonts w:ascii="Times New Roman" w:hAnsi="Times New Roman" w:cs="Times New Roman"/>
            <w:b/>
            <w:bCs/>
          </w:rPr>
          <w:t>of</w:t>
        </w:r>
      </w:ins>
      <w:r w:rsidRPr="20C05AC6">
        <w:rPr>
          <w:rFonts w:ascii="Times New Roman" w:hAnsi="Times New Roman" w:cs="Times New Roman"/>
          <w:b/>
          <w:bCs/>
        </w:rPr>
        <w:t xml:space="preserve"> kelp decomposition remains </w:t>
      </w:r>
      <w:ins w:id="40" w:author="Justo Cebrian" w:date="2026-02-23T19:25:00Z" w16du:dateUtc="2026-02-24T01:25:00Z">
        <w:r w:rsidR="00AC64EC">
          <w:rPr>
            <w:rFonts w:ascii="Times New Roman" w:hAnsi="Times New Roman" w:cs="Times New Roman"/>
            <w:b/>
            <w:bCs/>
          </w:rPr>
          <w:t>fragmented</w:t>
        </w:r>
      </w:ins>
      <w:ins w:id="41" w:author="Karen Filbee-Dexter" w:date="2026-01-10T01:21:00Z" w16du:dateUtc="2026-01-10T01:21:48Z">
        <w:del w:id="42" w:author="Justo Cebrian" w:date="2026-02-23T19:24:00Z" w16du:dateUtc="2026-02-24T01:24:00Z">
          <w:r w:rsidR="791191AF" w:rsidRPr="20C05AC6" w:rsidDel="00AC64EC">
            <w:rPr>
              <w:rFonts w:ascii="Times New Roman" w:hAnsi="Times New Roman" w:cs="Times New Roman"/>
              <w:b/>
              <w:bCs/>
            </w:rPr>
            <w:delText>highly variable</w:delText>
          </w:r>
        </w:del>
        <w:r w:rsidR="791191AF" w:rsidRPr="20C05AC6">
          <w:rPr>
            <w:rFonts w:ascii="Times New Roman" w:hAnsi="Times New Roman" w:cs="Times New Roman"/>
            <w:b/>
            <w:bCs/>
          </w:rPr>
          <w:t xml:space="preserve"> and </w:t>
        </w:r>
      </w:ins>
      <w:ins w:id="43" w:author="a.foggo@plymouth.ac.uk" w:date="2026-02-03T10:49:00Z" w16du:dateUtc="2026-02-03T10:49:42Z">
        <w:r w:rsidR="2F5F3E1F" w:rsidRPr="20C05AC6">
          <w:rPr>
            <w:rFonts w:ascii="Times New Roman" w:hAnsi="Times New Roman" w:cs="Times New Roman"/>
            <w:b/>
            <w:bCs/>
          </w:rPr>
          <w:t xml:space="preserve">its dynamics </w:t>
        </w:r>
      </w:ins>
      <w:ins w:id="44" w:author="Karen Filbee-Dexter" w:date="2026-01-10T01:21:00Z" w16du:dateUtc="2026-01-10T01:21:48Z">
        <w:r w:rsidR="791191AF" w:rsidRPr="20C05AC6">
          <w:rPr>
            <w:rFonts w:ascii="Times New Roman" w:hAnsi="Times New Roman" w:cs="Times New Roman"/>
            <w:b/>
            <w:bCs/>
          </w:rPr>
          <w:t xml:space="preserve">often </w:t>
        </w:r>
      </w:ins>
      <w:ins w:id="45" w:author="Karen Filbee-Dexter" w:date="2026-01-10T00:39:00Z" w16du:dateUtc="2026-01-10T00:39:59Z">
        <w:r w:rsidR="31F7BEF2" w:rsidRPr="20C05AC6">
          <w:rPr>
            <w:rFonts w:ascii="Times New Roman" w:hAnsi="Times New Roman" w:cs="Times New Roman"/>
            <w:b/>
            <w:bCs/>
          </w:rPr>
          <w:t>un</w:t>
        </w:r>
      </w:ins>
      <w:ins w:id="46" w:author="Karen Filbee-Dexter" w:date="2026-01-10T00:40:00Z" w16du:dateUtc="2026-01-10T00:40:02Z">
        <w:r w:rsidR="31F7BEF2" w:rsidRPr="20C05AC6">
          <w:rPr>
            <w:rFonts w:ascii="Times New Roman" w:hAnsi="Times New Roman" w:cs="Times New Roman"/>
            <w:b/>
            <w:bCs/>
          </w:rPr>
          <w:t>resolved</w:t>
        </w:r>
      </w:ins>
      <w:ins w:id="47" w:author="Karen Filbee-Dexter" w:date="2026-01-10T01:21:00Z" w16du:dateUtc="2026-01-10T01:21:20Z">
        <w:r w:rsidR="5DC84F8F" w:rsidRPr="20C05AC6">
          <w:rPr>
            <w:rFonts w:ascii="Times New Roman" w:hAnsi="Times New Roman" w:cs="Times New Roman"/>
            <w:b/>
            <w:bCs/>
          </w:rPr>
          <w:t xml:space="preserve"> </w:t>
        </w:r>
      </w:ins>
      <w:ins w:id="48" w:author="a.foggo@plymouth.ac.uk" w:date="2026-01-09T15:28:00Z" w16du:dateUtc="2026-01-09T15:28:32Z">
        <w:del w:id="49" w:author="Karen Filbee-Dexter" w:date="2026-01-10T00:40:00Z" w16du:dateUtc="2026-01-10T00:40:04Z">
          <w:r w:rsidR="00FF4549" w:rsidRPr="20C05AC6" w:rsidDel="00FF4549">
            <w:rPr>
              <w:rFonts w:ascii="Times New Roman" w:hAnsi="Times New Roman" w:cs="Times New Roman"/>
              <w:b/>
              <w:bCs/>
            </w:rPr>
            <w:delText>unquantified</w:delText>
          </w:r>
        </w:del>
      </w:ins>
      <w:commentRangeStart w:id="50"/>
      <w:del w:id="51" w:author="a.foggo@plymouth.ac.uk" w:date="2026-01-09T15:28:00Z" w16du:dateUtc="2026-01-09T15:28:12Z">
        <w:r w:rsidR="00FF4549" w:rsidRPr="20C05AC6" w:rsidDel="00FF4549">
          <w:rPr>
            <w:rFonts w:ascii="Times New Roman" w:hAnsi="Times New Roman" w:cs="Times New Roman"/>
            <w:b/>
            <w:bCs/>
          </w:rPr>
          <w:delText>obscure</w:delText>
        </w:r>
      </w:del>
      <w:commentRangeEnd w:id="50"/>
      <w:r w:rsidR="00FF4549" w:rsidRPr="20C05AC6">
        <w:rPr>
          <w:rStyle w:val="CommentReference"/>
          <w:rFonts w:ascii="Times New Roman" w:hAnsi="Times New Roman" w:cs="Times New Roman"/>
          <w:b/>
          <w:bCs/>
          <w:sz w:val="24"/>
          <w:szCs w:val="24"/>
        </w:rPr>
        <w:commentReference w:id="50"/>
      </w:r>
      <w:del w:id="52" w:author="a.foggo@plymouth.ac.uk" w:date="2026-01-09T15:25:00Z" w16du:dateUtc="2026-01-09T15:25:01Z">
        <w:r w:rsidR="00FF4549" w:rsidRPr="20C05AC6" w:rsidDel="00FF4549">
          <w:rPr>
            <w:rFonts w:ascii="Times New Roman" w:hAnsi="Times New Roman" w:cs="Times New Roman"/>
            <w:b/>
            <w:bCs/>
          </w:rPr>
          <w:delText xml:space="preserve">. </w:delText>
        </w:r>
      </w:del>
      <w:r w:rsidRPr="20C05AC6">
        <w:rPr>
          <w:rFonts w:ascii="Times New Roman" w:hAnsi="Times New Roman" w:cs="Times New Roman"/>
          <w:b/>
          <w:bCs/>
        </w:rPr>
        <w:t>Kelps are among the fastest growing plants</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BEC{Mann, 1973, #96395}</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11</w:t>
      </w:r>
      <w:r w:rsidR="00FF4549" w:rsidRPr="20C05AC6">
        <w:rPr>
          <w:rFonts w:ascii="Times New Roman" w:hAnsi="Times New Roman" w:cs="Times New Roman"/>
        </w:rPr>
        <w:fldChar w:fldCharType="end"/>
      </w:r>
      <w:r w:rsidRPr="20C05AC6">
        <w:rPr>
          <w:rFonts w:ascii="Times New Roman" w:hAnsi="Times New Roman" w:cs="Times New Roman"/>
          <w:b/>
          <w:bCs/>
        </w:rPr>
        <w:t xml:space="preserve"> and</w:t>
      </w:r>
      <w:del w:id="53" w:author="a.foggo@plymouth.ac.uk" w:date="2026-01-13T14:43:00Z" w16du:dateUtc="2026-01-13T14:43:14Z">
        <w:r w:rsidR="00FF4549" w:rsidRPr="20C05AC6" w:rsidDel="00FF4549">
          <w:rPr>
            <w:rFonts w:ascii="Times New Roman" w:hAnsi="Times New Roman" w:cs="Times New Roman"/>
            <w:b/>
            <w:bCs/>
          </w:rPr>
          <w:delText xml:space="preserve"> are</w:delText>
        </w:r>
      </w:del>
      <w:ins w:id="54" w:author="Justo Cebrian" w:date="2026-02-23T19:25:00Z" w16du:dateUtc="2026-02-24T01:25:00Z">
        <w:r w:rsidR="00AC64EC">
          <w:rPr>
            <w:rFonts w:ascii="Times New Roman" w:hAnsi="Times New Roman" w:cs="Times New Roman"/>
            <w:b/>
            <w:bCs/>
          </w:rPr>
          <w:t xml:space="preserve">, </w:t>
        </w:r>
      </w:ins>
      <w:del w:id="55" w:author="Justo Cebrian" w:date="2026-02-23T19:25:00Z" w16du:dateUtc="2026-02-24T01:25:00Z">
        <w:r w:rsidRPr="20C05AC6" w:rsidDel="00AC64EC">
          <w:rPr>
            <w:rFonts w:ascii="Times New Roman" w:hAnsi="Times New Roman" w:cs="Times New Roman"/>
            <w:b/>
            <w:bCs/>
          </w:rPr>
          <w:delText xml:space="preserve"> </w:delText>
        </w:r>
      </w:del>
      <w:r w:rsidRPr="20C05AC6">
        <w:rPr>
          <w:rFonts w:ascii="Times New Roman" w:hAnsi="Times New Roman" w:cs="Times New Roman"/>
          <w:b/>
          <w:bCs/>
        </w:rPr>
        <w:t>therefore</w:t>
      </w:r>
      <w:ins w:id="56" w:author="Justo Cebrian" w:date="2026-02-23T19:25:00Z" w16du:dateUtc="2026-02-24T01:25:00Z">
        <w:r w:rsidR="00AC64EC">
          <w:rPr>
            <w:rFonts w:ascii="Times New Roman" w:hAnsi="Times New Roman" w:cs="Times New Roman"/>
            <w:b/>
            <w:bCs/>
          </w:rPr>
          <w:t xml:space="preserve">, </w:t>
        </w:r>
      </w:ins>
      <w:del w:id="57" w:author="Justo Cebrian" w:date="2026-02-23T19:25:00Z" w16du:dateUtc="2026-02-24T01:25:00Z">
        <w:r w:rsidRPr="20C05AC6" w:rsidDel="00AC64EC">
          <w:rPr>
            <w:rFonts w:ascii="Times New Roman" w:hAnsi="Times New Roman" w:cs="Times New Roman"/>
            <w:b/>
            <w:bCs/>
          </w:rPr>
          <w:delText xml:space="preserve"> </w:delText>
        </w:r>
      </w:del>
      <w:ins w:id="58" w:author="a.foggo@plymouth.ac.uk" w:date="2026-01-13T14:43:00Z" w16du:dateUtc="2026-01-13T14:43:25Z">
        <w:r w:rsidR="049C3214" w:rsidRPr="20C05AC6">
          <w:rPr>
            <w:rFonts w:ascii="Times New Roman" w:hAnsi="Times New Roman" w:cs="Times New Roman"/>
            <w:b/>
            <w:bCs/>
          </w:rPr>
          <w:t>might</w:t>
        </w:r>
      </w:ins>
      <w:ins w:id="59" w:author="Karen Filbee-Dexter" w:date="2026-01-10T01:22:00Z" w16du:dateUtc="2026-01-10T01:22:10Z">
        <w:del w:id="60" w:author="a.foggo@plymouth.ac.uk" w:date="2026-01-13T14:43:00Z" w16du:dateUtc="2026-01-13T14:43:22Z">
          <w:r w:rsidR="00FF4549" w:rsidRPr="20C05AC6" w:rsidDel="00FF4549">
            <w:rPr>
              <w:rFonts w:ascii="Times New Roman" w:hAnsi="Times New Roman" w:cs="Times New Roman"/>
              <w:b/>
              <w:bCs/>
            </w:rPr>
            <w:delText>would</w:delText>
          </w:r>
        </w:del>
        <w:r w:rsidR="6BB49EDB" w:rsidRPr="20C05AC6">
          <w:rPr>
            <w:rFonts w:ascii="Times New Roman" w:hAnsi="Times New Roman" w:cs="Times New Roman"/>
            <w:b/>
            <w:bCs/>
          </w:rPr>
          <w:t xml:space="preserve"> be </w:t>
        </w:r>
      </w:ins>
      <w:r w:rsidRPr="20C05AC6">
        <w:rPr>
          <w:rFonts w:ascii="Times New Roman" w:hAnsi="Times New Roman" w:cs="Times New Roman"/>
          <w:b/>
          <w:bCs/>
        </w:rPr>
        <w:t>expected to decompose rapidly</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BEC{Cebrián and Duarte, 1995, #98069}</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12</w:t>
      </w:r>
      <w:r w:rsidR="00FF4549" w:rsidRPr="20C05AC6">
        <w:rPr>
          <w:rFonts w:ascii="Times New Roman" w:hAnsi="Times New Roman" w:cs="Times New Roman"/>
        </w:rPr>
        <w:fldChar w:fldCharType="end"/>
      </w:r>
      <w:ins w:id="61" w:author="Karen Filbee-Dexter" w:date="2026-01-10T00:40:00Z" w16du:dateUtc="2026-01-10T00:40:25Z">
        <w:r w:rsidR="3FEA18AA" w:rsidRPr="20C05AC6">
          <w:rPr>
            <w:rFonts w:ascii="Times New Roman" w:hAnsi="Times New Roman" w:cs="Times New Roman"/>
            <w:b/>
            <w:bCs/>
          </w:rPr>
          <w:t>.</w:t>
        </w:r>
      </w:ins>
      <w:del w:id="62" w:author="Justo Cebrian" w:date="2026-02-23T19:37:00Z" w16du:dateUtc="2026-02-24T01:37:00Z">
        <w:r w:rsidRPr="20C05AC6" w:rsidDel="00D14026">
          <w:rPr>
            <w:rFonts w:ascii="Times New Roman" w:hAnsi="Times New Roman" w:cs="Times New Roman"/>
            <w:b/>
            <w:bCs/>
          </w:rPr>
          <w:delText xml:space="preserve"> </w:delText>
        </w:r>
      </w:del>
      <w:ins w:id="63" w:author="Karen Filbee-Dexter" w:date="2026-01-10T00:40:00Z" w16du:dateUtc="2026-01-10T00:40:30Z">
        <w:del w:id="64" w:author="Justo Cebrian" w:date="2026-02-23T19:37:00Z" w16du:dateUtc="2026-02-24T01:37:00Z">
          <w:r w:rsidR="5134AD04" w:rsidRPr="20C05AC6" w:rsidDel="00D14026">
            <w:rPr>
              <w:rFonts w:ascii="Times New Roman" w:hAnsi="Times New Roman" w:cs="Times New Roman"/>
              <w:b/>
              <w:bCs/>
            </w:rPr>
            <w:delText>I</w:delText>
          </w:r>
        </w:del>
      </w:ins>
      <w:ins w:id="65" w:author="Karen Filbee-Dexter" w:date="2026-01-10T01:18:00Z" w16du:dateUtc="2026-01-10T01:18:13Z">
        <w:del w:id="66" w:author="Justo Cebrian" w:date="2026-02-23T19:37:00Z" w16du:dateUtc="2026-02-24T01:37:00Z">
          <w:r w:rsidR="03B5E156" w:rsidRPr="20C05AC6" w:rsidDel="00D14026">
            <w:rPr>
              <w:rFonts w:ascii="Times New Roman" w:hAnsi="Times New Roman" w:cs="Times New Roman"/>
              <w:b/>
              <w:bCs/>
            </w:rPr>
            <w:delText>n</w:delText>
          </w:r>
        </w:del>
      </w:ins>
      <w:ins w:id="67" w:author="Karen Filbee-Dexter" w:date="2026-01-10T00:40:00Z" w16du:dateUtc="2026-01-10T00:40:30Z">
        <w:del w:id="68" w:author="Justo Cebrian" w:date="2026-02-23T19:37:00Z" w16du:dateUtc="2026-02-24T01:37:00Z">
          <w:r w:rsidR="5134AD04" w:rsidRPr="20C05AC6" w:rsidDel="00D14026">
            <w:rPr>
              <w:rFonts w:ascii="Times New Roman" w:hAnsi="Times New Roman" w:cs="Times New Roman"/>
              <w:b/>
              <w:bCs/>
            </w:rPr>
            <w:delText>stead, kelp</w:delText>
          </w:r>
        </w:del>
      </w:ins>
      <w:del w:id="69" w:author="Justo Cebrian" w:date="2026-02-23T19:37:00Z" w16du:dateUtc="2026-02-24T01:37:00Z">
        <w:r w:rsidR="00FF4549" w:rsidRPr="20C05AC6" w:rsidDel="00D14026">
          <w:rPr>
            <w:rFonts w:ascii="Times New Roman" w:hAnsi="Times New Roman" w:cs="Times New Roman"/>
            <w:b/>
            <w:bCs/>
          </w:rPr>
          <w:delText>but</w:delText>
        </w:r>
        <w:r w:rsidRPr="20C05AC6" w:rsidDel="00D14026">
          <w:rPr>
            <w:rFonts w:ascii="Times New Roman" w:hAnsi="Times New Roman" w:cs="Times New Roman"/>
            <w:b/>
            <w:bCs/>
          </w:rPr>
          <w:delText xml:space="preserve"> decomposition is often slow</w:delText>
        </w:r>
        <w:r w:rsidR="00FF4549" w:rsidRPr="20C05AC6" w:rsidDel="00D14026">
          <w:rPr>
            <w:rFonts w:ascii="Times New Roman" w:hAnsi="Times New Roman" w:cs="Times New Roman"/>
          </w:rPr>
          <w:fldChar w:fldCharType="begin"/>
        </w:r>
        <w:r w:rsidR="00FF4549" w:rsidRPr="20C05AC6" w:rsidDel="00D14026">
          <w:rPr>
            <w:rFonts w:ascii="Times New Roman" w:hAnsi="Times New Roman" w:cs="Times New Roman"/>
          </w:rPr>
          <w:delInstrText>ADDIN BEC{Anderson‐Teixeira et al., 2018, #80225; Filbee-Dexter et al., 2022, #89942; Frontier et al., 2021, #5570; Frontier et al., 2022, #81381; Pedersen et al., 2021, #86831; Wright et al., 2022, #84779}</w:delInstrText>
        </w:r>
        <w:r w:rsidR="00FF4549" w:rsidRPr="20C05AC6" w:rsidDel="00D14026">
          <w:rPr>
            <w:rFonts w:ascii="Times New Roman" w:hAnsi="Times New Roman" w:cs="Times New Roman"/>
          </w:rPr>
          <w:fldChar w:fldCharType="separate"/>
        </w:r>
        <w:r w:rsidRPr="20C05AC6" w:rsidDel="00D14026">
          <w:rPr>
            <w:rFonts w:ascii="Times New Roman" w:hAnsi="Times New Roman" w:cs="Times New Roman"/>
            <w:vertAlign w:val="superscript"/>
          </w:rPr>
          <w:delText>6,8,10,13–15</w:delText>
        </w:r>
        <w:r w:rsidR="00FF4549" w:rsidRPr="20C05AC6" w:rsidDel="00D14026">
          <w:rPr>
            <w:rFonts w:ascii="Times New Roman" w:hAnsi="Times New Roman" w:cs="Times New Roman"/>
          </w:rPr>
          <w:fldChar w:fldCharType="end"/>
        </w:r>
        <w:r w:rsidRPr="20C05AC6" w:rsidDel="00D14026">
          <w:rPr>
            <w:rFonts w:ascii="Times New Roman" w:hAnsi="Times New Roman" w:cs="Times New Roman"/>
            <w:b/>
            <w:bCs/>
          </w:rPr>
          <w:delText xml:space="preserve"> and generally</w:delText>
        </w:r>
        <w:commentRangeStart w:id="70"/>
        <w:r w:rsidRPr="20C05AC6" w:rsidDel="00D14026">
          <w:rPr>
            <w:rFonts w:ascii="Times New Roman" w:hAnsi="Times New Roman" w:cs="Times New Roman"/>
            <w:b/>
            <w:bCs/>
          </w:rPr>
          <w:delText xml:space="preserve"> unpredictabl</w:delText>
        </w:r>
        <w:commentRangeEnd w:id="70"/>
        <w:r w:rsidR="00FF4549" w:rsidRPr="20C05AC6" w:rsidDel="00D14026">
          <w:rPr>
            <w:rStyle w:val="CommentReference"/>
            <w:rFonts w:ascii="Times New Roman" w:hAnsi="Times New Roman" w:cs="Times New Roman"/>
            <w:b/>
            <w:bCs/>
            <w:sz w:val="24"/>
            <w:szCs w:val="24"/>
          </w:rPr>
          <w:commentReference w:id="70"/>
        </w:r>
        <w:r w:rsidRPr="20C05AC6" w:rsidDel="00D14026">
          <w:rPr>
            <w:rFonts w:ascii="Times New Roman" w:hAnsi="Times New Roman" w:cs="Times New Roman"/>
            <w:b/>
            <w:bCs/>
          </w:rPr>
          <w:delText>e</w:delText>
        </w:r>
        <w:r w:rsidR="00FF4549" w:rsidRPr="20C05AC6" w:rsidDel="00D14026">
          <w:rPr>
            <w:rFonts w:ascii="Times New Roman" w:hAnsi="Times New Roman" w:cs="Times New Roman"/>
          </w:rPr>
          <w:fldChar w:fldCharType="begin"/>
        </w:r>
        <w:r w:rsidR="00FF4549" w:rsidRPr="20C05AC6" w:rsidDel="00D14026">
          <w:rPr>
            <w:rFonts w:ascii="Times New Roman" w:hAnsi="Times New Roman" w:cs="Times New Roman"/>
          </w:rPr>
          <w:delInstrText>ADDIN BEC{Kennedy and Blain, 2025, #108523; White and Norkko, 2025, #37662; Wright et al., 2022, #84779}</w:delInstrText>
        </w:r>
        <w:r w:rsidR="00FF4549" w:rsidRPr="20C05AC6" w:rsidDel="00D14026">
          <w:rPr>
            <w:rFonts w:ascii="Times New Roman" w:hAnsi="Times New Roman" w:cs="Times New Roman"/>
          </w:rPr>
          <w:fldChar w:fldCharType="separate"/>
        </w:r>
        <w:r w:rsidRPr="20C05AC6" w:rsidDel="00D14026">
          <w:rPr>
            <w:rFonts w:ascii="Times New Roman" w:hAnsi="Times New Roman" w:cs="Times New Roman"/>
            <w:vertAlign w:val="superscript"/>
          </w:rPr>
          <w:delText>7,9,10</w:delText>
        </w:r>
        <w:r w:rsidR="00FF4549" w:rsidRPr="20C05AC6" w:rsidDel="00D14026">
          <w:rPr>
            <w:rFonts w:ascii="Times New Roman" w:hAnsi="Times New Roman" w:cs="Times New Roman"/>
          </w:rPr>
          <w:fldChar w:fldCharType="end"/>
        </w:r>
      </w:del>
      <w:r w:rsidRPr="20C05AC6">
        <w:rPr>
          <w:rFonts w:ascii="Times New Roman" w:hAnsi="Times New Roman" w:cs="Times New Roman"/>
          <w:b/>
          <w:bCs/>
        </w:rPr>
        <w:t xml:space="preserve">. </w:t>
      </w:r>
      <w:ins w:id="71" w:author="Justo Cebrian" w:date="2026-02-23T19:33:00Z" w16du:dateUtc="2026-02-24T01:33:00Z">
        <w:r w:rsidR="00D14026">
          <w:rPr>
            <w:rFonts w:ascii="Times New Roman" w:hAnsi="Times New Roman" w:cs="Times New Roman"/>
            <w:b/>
            <w:bCs/>
          </w:rPr>
          <w:t xml:space="preserve">Through a compilation of </w:t>
        </w:r>
      </w:ins>
      <w:ins w:id="72" w:author="Justo Cebrian" w:date="2026-02-23T19:34:00Z" w16du:dateUtc="2026-02-24T01:34:00Z">
        <w:r w:rsidR="00D14026">
          <w:rPr>
            <w:rFonts w:ascii="Times New Roman" w:hAnsi="Times New Roman" w:cs="Times New Roman"/>
            <w:b/>
            <w:bCs/>
          </w:rPr>
          <w:t>published data w</w:t>
        </w:r>
      </w:ins>
      <w:del w:id="73" w:author="Justo Cebrian" w:date="2026-02-23T19:33:00Z" w16du:dateUtc="2026-02-24T01:33:00Z">
        <w:r w:rsidRPr="20C05AC6" w:rsidDel="00D14026">
          <w:rPr>
            <w:rFonts w:ascii="Times New Roman" w:hAnsi="Times New Roman" w:cs="Times New Roman"/>
            <w:b/>
            <w:bCs/>
          </w:rPr>
          <w:delText>Here w</w:delText>
        </w:r>
      </w:del>
      <w:r w:rsidRPr="20C05AC6">
        <w:rPr>
          <w:rFonts w:ascii="Times New Roman" w:hAnsi="Times New Roman" w:cs="Times New Roman"/>
          <w:b/>
          <w:bCs/>
        </w:rPr>
        <w:t>e show that kelp forests turn over 2.7 times per year—over an order of magnitude faster than terrestrial forests—corresponding to a</w:t>
      </w:r>
      <w:ins w:id="74" w:author="Justo Cebrian" w:date="2026-02-23T19:32:00Z" w16du:dateUtc="2026-02-24T01:32:00Z">
        <w:r w:rsidR="00AC64EC">
          <w:rPr>
            <w:rFonts w:ascii="Times New Roman" w:hAnsi="Times New Roman" w:cs="Times New Roman"/>
            <w:b/>
            <w:bCs/>
          </w:rPr>
          <w:t xml:space="preserve">n average </w:t>
        </w:r>
      </w:ins>
      <w:del w:id="75" w:author="Justo Cebrian" w:date="2026-02-23T19:32:00Z" w16du:dateUtc="2026-02-24T01:32:00Z">
        <w:r w:rsidRPr="20C05AC6" w:rsidDel="00AC64EC">
          <w:rPr>
            <w:rFonts w:ascii="Times New Roman" w:hAnsi="Times New Roman" w:cs="Times New Roman"/>
            <w:b/>
            <w:bCs/>
          </w:rPr>
          <w:delText xml:space="preserve"> </w:delText>
        </w:r>
      </w:del>
      <w:r w:rsidRPr="20C05AC6">
        <w:rPr>
          <w:rFonts w:ascii="Times New Roman" w:hAnsi="Times New Roman" w:cs="Times New Roman"/>
          <w:b/>
          <w:bCs/>
        </w:rPr>
        <w:t>detrital half-life of</w:t>
      </w:r>
      <w:del w:id="76" w:author="Justo Cebrian" w:date="2026-02-23T19:42:00Z" w16du:dateUtc="2026-02-24T01:42:00Z">
        <w:r w:rsidRPr="20C05AC6" w:rsidDel="00D14026">
          <w:rPr>
            <w:rFonts w:ascii="Times New Roman" w:hAnsi="Times New Roman" w:cs="Times New Roman"/>
            <w:b/>
            <w:bCs/>
          </w:rPr>
          <w:delText xml:space="preserve"> only</w:delText>
        </w:r>
      </w:del>
      <w:r w:rsidRPr="20C05AC6">
        <w:rPr>
          <w:rFonts w:ascii="Times New Roman" w:hAnsi="Times New Roman" w:cs="Times New Roman"/>
          <w:b/>
          <w:bCs/>
        </w:rPr>
        <w:t xml:space="preserve"> 46 days. </w:t>
      </w:r>
      <w:ins w:id="77" w:author="Justo Cebrian" w:date="2026-02-23T19:34:00Z" w16du:dateUtc="2026-02-24T01:34:00Z">
        <w:r w:rsidR="00D14026">
          <w:rPr>
            <w:rFonts w:ascii="Times New Roman" w:hAnsi="Times New Roman" w:cs="Times New Roman"/>
            <w:b/>
            <w:bCs/>
          </w:rPr>
          <w:t>However, w</w:t>
        </w:r>
      </w:ins>
      <w:del w:id="78" w:author="Justo Cebrian" w:date="2026-02-23T19:34:00Z" w16du:dateUtc="2026-02-24T01:34:00Z">
        <w:r w:rsidRPr="20C05AC6" w:rsidDel="00D14026">
          <w:rPr>
            <w:rFonts w:ascii="Times New Roman" w:hAnsi="Times New Roman" w:cs="Times New Roman"/>
            <w:b/>
            <w:bCs/>
          </w:rPr>
          <w:delText>W</w:delText>
        </w:r>
      </w:del>
      <w:r w:rsidRPr="20C05AC6">
        <w:rPr>
          <w:rFonts w:ascii="Times New Roman" w:hAnsi="Times New Roman" w:cs="Times New Roman"/>
          <w:b/>
          <w:bCs/>
        </w:rPr>
        <w:t>e suggest that most kelp decomposition experiments are confounded by physiology</w:t>
      </w:r>
      <w:ins w:id="79" w:author="Karen Filbee-Dexter" w:date="2026-01-10T01:20:00Z" w16du:dateUtc="2026-01-10T01:20:05Z">
        <w:r w:rsidR="3155A365" w:rsidRPr="20C05AC6">
          <w:rPr>
            <w:rFonts w:ascii="Times New Roman" w:hAnsi="Times New Roman" w:cs="Times New Roman"/>
            <w:b/>
            <w:bCs/>
          </w:rPr>
          <w:t xml:space="preserve"> - </w:t>
        </w:r>
      </w:ins>
      <w:del w:id="80" w:author="Karen Filbee-Dexter" w:date="2026-01-10T01:20:00Z" w16du:dateUtc="2026-01-10T01:20:02Z">
        <w:r w:rsidR="00FF4549" w:rsidRPr="20C05AC6" w:rsidDel="00FF4549">
          <w:rPr>
            <w:rFonts w:ascii="Times New Roman" w:hAnsi="Times New Roman" w:cs="Times New Roman"/>
            <w:b/>
            <w:bCs/>
          </w:rPr>
          <w:delText>,</w:delText>
        </w:r>
      </w:del>
      <w:ins w:id="81" w:author="a.foggo@plymouth.ac.uk" w:date="2026-01-09T15:41:00Z" w16du:dateUtc="2026-01-09T15:41:55Z">
        <w:del w:id="82" w:author="Karen Filbee-Dexter" w:date="2026-01-10T01:20:00Z" w16du:dateUtc="2026-01-10T01:20:02Z">
          <w:r w:rsidR="00FF4549" w:rsidRPr="20C05AC6" w:rsidDel="00FF4549">
            <w:rPr>
              <w:rFonts w:ascii="Times New Roman" w:hAnsi="Times New Roman" w:cs="Times New Roman"/>
              <w:b/>
              <w:bCs/>
            </w:rPr>
            <w:delText xml:space="preserve"> </w:delText>
          </w:r>
        </w:del>
      </w:ins>
      <w:ins w:id="83" w:author="a.foggo@plymouth.ac.uk" w:date="2026-01-13T14:44:00Z" w16du:dateUtc="2026-01-13T14:44:41Z">
        <w:del w:id="84" w:author="Justo Cebrian" w:date="2026-02-23T19:43:00Z" w16du:dateUtc="2026-02-24T01:43:00Z">
          <w:r w:rsidR="560F4EF4" w:rsidRPr="20C05AC6" w:rsidDel="00E03FD0">
            <w:rPr>
              <w:rFonts w:ascii="Times New Roman" w:hAnsi="Times New Roman" w:cs="Times New Roman"/>
              <w:b/>
              <w:bCs/>
            </w:rPr>
            <w:delText>and might</w:delText>
          </w:r>
        </w:del>
      </w:ins>
      <w:ins w:id="85" w:author="Justo Cebrian" w:date="2026-02-23T19:43:00Z" w16du:dateUtc="2026-02-24T01:43:00Z">
        <w:r w:rsidR="00E03FD0">
          <w:rPr>
            <w:rFonts w:ascii="Times New Roman" w:hAnsi="Times New Roman" w:cs="Times New Roman"/>
            <w:b/>
            <w:bCs/>
          </w:rPr>
          <w:t>thereby</w:t>
        </w:r>
      </w:ins>
      <w:ins w:id="86" w:author="a.foggo@plymouth.ac.uk" w:date="2026-01-13T14:44:00Z" w16du:dateUtc="2026-01-13T14:44:41Z">
        <w:del w:id="87" w:author="Justo Cebrian" w:date="2026-02-23T19:43:00Z" w16du:dateUtc="2026-02-24T01:43:00Z">
          <w:r w:rsidR="560F4EF4" w:rsidRPr="20C05AC6" w:rsidDel="00E03FD0">
            <w:rPr>
              <w:rFonts w:ascii="Times New Roman" w:hAnsi="Times New Roman" w:cs="Times New Roman"/>
              <w:b/>
              <w:bCs/>
            </w:rPr>
            <w:delText xml:space="preserve"> therefore</w:delText>
          </w:r>
        </w:del>
        <w:r w:rsidR="560F4EF4" w:rsidRPr="20C05AC6">
          <w:rPr>
            <w:rFonts w:ascii="Times New Roman" w:hAnsi="Times New Roman" w:cs="Times New Roman"/>
            <w:b/>
            <w:bCs/>
          </w:rPr>
          <w:t xml:space="preserve"> </w:t>
        </w:r>
      </w:ins>
      <w:ins w:id="88" w:author="Karen Filbee-Dexter" w:date="2026-01-10T01:19:00Z" w16du:dateUtc="2026-01-10T01:19:31Z">
        <w:del w:id="89" w:author="a.foggo@plymouth.ac.uk" w:date="2026-01-13T14:44:00Z" w16du:dateUtc="2026-01-13T14:44:33Z">
          <w:r w:rsidR="00FF4549" w:rsidRPr="20C05AC6" w:rsidDel="00FF4549">
            <w:rPr>
              <w:rFonts w:ascii="Times New Roman" w:hAnsi="Times New Roman" w:cs="Times New Roman"/>
              <w:b/>
              <w:bCs/>
            </w:rPr>
            <w:delText xml:space="preserve">which would </w:delText>
          </w:r>
        </w:del>
        <w:r w:rsidR="0195B5FC" w:rsidRPr="20C05AC6">
          <w:rPr>
            <w:rFonts w:ascii="Times New Roman" w:hAnsi="Times New Roman" w:cs="Times New Roman"/>
            <w:b/>
            <w:bCs/>
          </w:rPr>
          <w:t>overestimat</w:t>
        </w:r>
      </w:ins>
      <w:ins w:id="90" w:author="Justo Cebrian" w:date="2026-02-23T19:43:00Z" w16du:dateUtc="2026-02-24T01:43:00Z">
        <w:r w:rsidR="00E03FD0">
          <w:rPr>
            <w:rFonts w:ascii="Times New Roman" w:hAnsi="Times New Roman" w:cs="Times New Roman"/>
            <w:b/>
            <w:bCs/>
          </w:rPr>
          <w:t>ing</w:t>
        </w:r>
      </w:ins>
      <w:ins w:id="91" w:author="Karen Filbee-Dexter" w:date="2026-01-10T01:19:00Z" w16du:dateUtc="2026-01-10T01:19:31Z">
        <w:del w:id="92" w:author="Justo Cebrian" w:date="2026-02-23T19:43:00Z" w16du:dateUtc="2026-02-24T01:43:00Z">
          <w:r w:rsidR="0195B5FC" w:rsidRPr="20C05AC6" w:rsidDel="00E03FD0">
            <w:rPr>
              <w:rFonts w:ascii="Times New Roman" w:hAnsi="Times New Roman" w:cs="Times New Roman"/>
              <w:b/>
              <w:bCs/>
            </w:rPr>
            <w:delText>e</w:delText>
          </w:r>
        </w:del>
        <w:r w:rsidR="0195B5FC" w:rsidRPr="20C05AC6">
          <w:rPr>
            <w:rFonts w:ascii="Times New Roman" w:hAnsi="Times New Roman" w:cs="Times New Roman"/>
            <w:b/>
            <w:bCs/>
          </w:rPr>
          <w:t xml:space="preserve"> carbon burial rates and </w:t>
        </w:r>
        <w:commentRangeStart w:id="93"/>
        <w:r w:rsidR="0195B5FC" w:rsidRPr="20C05AC6">
          <w:rPr>
            <w:rFonts w:ascii="Times New Roman" w:hAnsi="Times New Roman" w:cs="Times New Roman"/>
            <w:b/>
            <w:bCs/>
          </w:rPr>
          <w:t>potentially underestimat</w:t>
        </w:r>
      </w:ins>
      <w:ins w:id="94" w:author="Justo Cebrian" w:date="2026-02-23T19:43:00Z" w16du:dateUtc="2026-02-24T01:43:00Z">
        <w:r w:rsidR="00E03FD0">
          <w:rPr>
            <w:rFonts w:ascii="Times New Roman" w:hAnsi="Times New Roman" w:cs="Times New Roman"/>
            <w:b/>
            <w:bCs/>
          </w:rPr>
          <w:t>ing</w:t>
        </w:r>
      </w:ins>
      <w:ins w:id="95" w:author="Karen Filbee-Dexter" w:date="2026-01-10T01:19:00Z" w16du:dateUtc="2026-01-10T01:19:31Z">
        <w:del w:id="96" w:author="Justo Cebrian" w:date="2026-02-23T19:43:00Z" w16du:dateUtc="2026-02-24T01:43:00Z">
          <w:r w:rsidR="0195B5FC" w:rsidRPr="20C05AC6" w:rsidDel="00E03FD0">
            <w:rPr>
              <w:rFonts w:ascii="Times New Roman" w:hAnsi="Times New Roman" w:cs="Times New Roman"/>
              <w:b/>
              <w:bCs/>
            </w:rPr>
            <w:delText>e</w:delText>
          </w:r>
        </w:del>
        <w:r w:rsidR="0195B5FC" w:rsidRPr="20C05AC6">
          <w:rPr>
            <w:rFonts w:ascii="Times New Roman" w:hAnsi="Times New Roman" w:cs="Times New Roman"/>
            <w:b/>
            <w:bCs/>
          </w:rPr>
          <w:t xml:space="preserve"> carbon export</w:t>
        </w:r>
      </w:ins>
      <w:ins w:id="97" w:author="a.foggo@plymouth.ac.uk" w:date="2026-01-09T15:41:00Z" w16du:dateUtc="2026-01-09T15:41:55Z">
        <w:del w:id="98" w:author="Karen Filbee-Dexter" w:date="2026-01-10T01:19:00Z" w16du:dateUtc="2026-01-10T01:19:47Z">
          <w:r w:rsidR="00FF4549" w:rsidRPr="20C05AC6" w:rsidDel="00FF4549">
            <w:rPr>
              <w:rFonts w:ascii="Times New Roman" w:hAnsi="Times New Roman" w:cs="Times New Roman"/>
              <w:b/>
              <w:bCs/>
            </w:rPr>
            <w:delText xml:space="preserve">and carbon storage </w:delText>
          </w:r>
        </w:del>
      </w:ins>
      <w:ins w:id="99" w:author="a.foggo@plymouth.ac.uk" w:date="2026-01-09T16:05:00Z" w16du:dateUtc="2026-01-09T16:05:30Z">
        <w:del w:id="100" w:author="Karen Filbee-Dexter" w:date="2026-01-10T01:19:00Z" w16du:dateUtc="2026-01-10T01:19:47Z">
          <w:r w:rsidR="00FF4549" w:rsidRPr="20C05AC6" w:rsidDel="00FF4549">
            <w:rPr>
              <w:rFonts w:ascii="Times New Roman" w:hAnsi="Times New Roman" w:cs="Times New Roman"/>
              <w:b/>
              <w:bCs/>
            </w:rPr>
            <w:delText>potential</w:delText>
          </w:r>
        </w:del>
      </w:ins>
      <w:ins w:id="101" w:author="a.foggo@plymouth.ac.uk" w:date="2026-01-09T15:41:00Z" w16du:dateUtc="2026-01-09T15:41:55Z">
        <w:del w:id="102" w:author="Karen Filbee-Dexter" w:date="2026-01-10T01:19:00Z" w16du:dateUtc="2026-01-10T01:19:47Z">
          <w:r w:rsidR="00FF4549" w:rsidRPr="20C05AC6" w:rsidDel="00FF4549">
            <w:rPr>
              <w:rFonts w:ascii="Times New Roman" w:hAnsi="Times New Roman" w:cs="Times New Roman"/>
              <w:b/>
              <w:bCs/>
            </w:rPr>
            <w:delText xml:space="preserve"> overstim</w:delText>
          </w:r>
        </w:del>
      </w:ins>
      <w:commentRangeEnd w:id="93"/>
      <w:r w:rsidR="00FF4549" w:rsidRPr="20C05AC6">
        <w:rPr>
          <w:rStyle w:val="CommentReference"/>
          <w:rFonts w:ascii="Times New Roman" w:hAnsi="Times New Roman" w:cs="Times New Roman"/>
          <w:b/>
          <w:bCs/>
          <w:sz w:val="24"/>
          <w:szCs w:val="24"/>
        </w:rPr>
        <w:commentReference w:id="93"/>
      </w:r>
      <w:ins w:id="103" w:author="a.foggo@plymouth.ac.uk" w:date="2026-01-09T15:41:00Z" w16du:dateUtc="2026-01-09T15:41:55Z">
        <w:del w:id="104" w:author="Karen Filbee-Dexter" w:date="2026-01-10T01:19:00Z" w16du:dateUtc="2026-01-10T01:19:47Z">
          <w:r w:rsidR="00FF4549" w:rsidRPr="20C05AC6" w:rsidDel="00FF4549">
            <w:rPr>
              <w:rFonts w:ascii="Times New Roman" w:hAnsi="Times New Roman" w:cs="Times New Roman"/>
              <w:b/>
              <w:bCs/>
            </w:rPr>
            <w:delText>ated accordingl</w:delText>
          </w:r>
        </w:del>
        <w:del w:id="105" w:author="Karen Filbee-Dexter" w:date="2026-01-10T01:19:00Z" w16du:dateUtc="2026-01-10T01:19:49Z">
          <w:r w:rsidR="00FF4549" w:rsidRPr="20C05AC6" w:rsidDel="00FF4549">
            <w:rPr>
              <w:rFonts w:ascii="Times New Roman" w:hAnsi="Times New Roman" w:cs="Times New Roman"/>
              <w:b/>
              <w:bCs/>
            </w:rPr>
            <w:delText>y</w:delText>
          </w:r>
        </w:del>
      </w:ins>
      <w:ins w:id="106" w:author="Karen Filbee-Dexter" w:date="2026-01-10T01:20:00Z" w16du:dateUtc="2026-01-10T01:20:08Z">
        <w:r w:rsidR="231BB6CC" w:rsidRPr="20C05AC6">
          <w:rPr>
            <w:rFonts w:ascii="Times New Roman" w:hAnsi="Times New Roman" w:cs="Times New Roman"/>
            <w:b/>
            <w:bCs/>
          </w:rPr>
          <w:t xml:space="preserve"> -</w:t>
        </w:r>
      </w:ins>
      <w:ins w:id="107" w:author="a.foggo@plymouth.ac.uk" w:date="2026-01-09T15:41:00Z" w16du:dateUtc="2026-01-09T15:41:55Z">
        <w:del w:id="108" w:author="Karen Filbee-Dexter" w:date="2026-01-10T01:20:00Z" w16du:dateUtc="2026-01-10T01:20:07Z">
          <w:r w:rsidR="00FF4549" w:rsidRPr="20C05AC6" w:rsidDel="00FF4549">
            <w:rPr>
              <w:rFonts w:ascii="Times New Roman" w:hAnsi="Times New Roman" w:cs="Times New Roman"/>
              <w:b/>
              <w:bCs/>
            </w:rPr>
            <w:delText>,</w:delText>
          </w:r>
        </w:del>
        <w:r w:rsidR="430614AB" w:rsidRPr="20C05AC6">
          <w:rPr>
            <w:rFonts w:ascii="Times New Roman" w:hAnsi="Times New Roman" w:cs="Times New Roman"/>
            <w:b/>
            <w:bCs/>
          </w:rPr>
          <w:t xml:space="preserve"> </w:t>
        </w:r>
      </w:ins>
      <w:ins w:id="109" w:author="Karen Filbee-Dexter" w:date="2026-01-10T01:19:00Z" w16du:dateUtc="2026-01-10T01:19:58Z">
        <w:r w:rsidR="698FD8FF" w:rsidRPr="20C05AC6">
          <w:rPr>
            <w:rFonts w:ascii="Times New Roman" w:hAnsi="Times New Roman" w:cs="Times New Roman"/>
            <w:b/>
            <w:bCs/>
          </w:rPr>
          <w:t>due t</w:t>
        </w:r>
        <w:commentRangeStart w:id="110"/>
        <w:r w:rsidR="698FD8FF" w:rsidRPr="20C05AC6">
          <w:rPr>
            <w:rFonts w:ascii="Times New Roman" w:hAnsi="Times New Roman" w:cs="Times New Roman"/>
            <w:b/>
            <w:bCs/>
          </w:rPr>
          <w:t>o</w:t>
        </w:r>
      </w:ins>
      <w:ins w:id="111" w:author="a.foggo@plymouth.ac.uk" w:date="2026-01-09T15:41:00Z" w16du:dateUtc="2026-01-09T15:41:55Z">
        <w:del w:id="112" w:author="Karen Filbee-Dexter" w:date="2026-01-10T01:19:00Z" w16du:dateUtc="2026-01-10T01:19:56Z">
          <w:r w:rsidR="00FF4549" w:rsidRPr="20C05AC6" w:rsidDel="00FF4549">
            <w:rPr>
              <w:rFonts w:ascii="Times New Roman" w:hAnsi="Times New Roman" w:cs="Times New Roman"/>
              <w:b/>
              <w:bCs/>
            </w:rPr>
            <w:delText>through</w:delText>
          </w:r>
        </w:del>
      </w:ins>
      <w:r w:rsidRPr="20C05AC6">
        <w:rPr>
          <w:rFonts w:ascii="Times New Roman" w:hAnsi="Times New Roman" w:cs="Times New Roman"/>
          <w:b/>
          <w:bCs/>
        </w:rPr>
        <w:t xml:space="preserve"> a </w:t>
      </w:r>
      <w:ins w:id="113" w:author="a.foggo@plymouth.ac.uk" w:date="2026-01-09T15:40:00Z" w16du:dateUtc="2026-01-09T15:40:40Z">
        <w:r w:rsidR="20E4A2BC" w:rsidRPr="20C05AC6">
          <w:rPr>
            <w:rFonts w:ascii="Times New Roman" w:hAnsi="Times New Roman" w:cs="Times New Roman"/>
            <w:b/>
            <w:bCs/>
          </w:rPr>
          <w:t>proces</w:t>
        </w:r>
      </w:ins>
      <w:ins w:id="114" w:author="Karen Filbee-Dexter" w:date="2026-01-10T01:29:00Z" w16du:dateUtc="2026-01-10T01:29:55Z">
        <w:r w:rsidR="5A0ACAF6" w:rsidRPr="20C05AC6">
          <w:rPr>
            <w:rFonts w:ascii="Times New Roman" w:hAnsi="Times New Roman" w:cs="Times New Roman"/>
            <w:b/>
            <w:bCs/>
          </w:rPr>
          <w:t>s</w:t>
        </w:r>
      </w:ins>
      <w:ins w:id="115" w:author="Karen Filbee-Dexter" w:date="2026-01-10T01:26:00Z" w16du:dateUtc="2026-01-10T01:26:02Z">
        <w:r w:rsidR="5174E099" w:rsidRPr="20C05AC6">
          <w:rPr>
            <w:rFonts w:ascii="Times New Roman" w:hAnsi="Times New Roman" w:cs="Times New Roman"/>
            <w:b/>
            <w:bCs/>
          </w:rPr>
          <w:t xml:space="preserve"> </w:t>
        </w:r>
      </w:ins>
      <w:ins w:id="116" w:author="a.foggo@plymouth.ac.uk" w:date="2026-01-09T15:40:00Z" w16du:dateUtc="2026-01-09T15:40:40Z">
        <w:del w:id="117" w:author="Justo Cebrian" w:date="2026-02-23T19:28:00Z" w16du:dateUtc="2026-02-24T01:28:00Z">
          <w:r w:rsidR="20E4A2BC" w:rsidRPr="20C05AC6" w:rsidDel="00AC64EC">
            <w:rPr>
              <w:rFonts w:ascii="Times New Roman" w:hAnsi="Times New Roman" w:cs="Times New Roman"/>
              <w:b/>
              <w:bCs/>
            </w:rPr>
            <w:delText>s</w:delText>
          </w:r>
        </w:del>
      </w:ins>
      <w:commentRangeStart w:id="118"/>
      <w:del w:id="119" w:author="a.foggo@plymouth.ac.uk" w:date="2026-01-09T15:40:00Z" w16du:dateUtc="2026-01-09T15:40:32Z">
        <w:r w:rsidR="00FF4549" w:rsidRPr="20C05AC6" w:rsidDel="00FF4549">
          <w:rPr>
            <w:rFonts w:ascii="Times New Roman" w:hAnsi="Times New Roman" w:cs="Times New Roman"/>
            <w:b/>
            <w:bCs/>
          </w:rPr>
          <w:delText>phenomenon</w:delText>
        </w:r>
      </w:del>
      <w:commentRangeEnd w:id="118"/>
      <w:r w:rsidR="00FF4549" w:rsidRPr="20C05AC6">
        <w:rPr>
          <w:rStyle w:val="CommentReference"/>
          <w:rFonts w:ascii="Times New Roman" w:hAnsi="Times New Roman" w:cs="Times New Roman"/>
          <w:b/>
          <w:bCs/>
          <w:sz w:val="24"/>
          <w:szCs w:val="24"/>
        </w:rPr>
        <w:commentReference w:id="118"/>
      </w:r>
      <w:del w:id="120" w:author="a.foggo@plymouth.ac.uk" w:date="2026-01-09T15:40:00Z" w16du:dateUtc="2026-01-09T15:40:32Z">
        <w:r w:rsidR="00FF4549" w:rsidRPr="20C05AC6" w:rsidDel="00FF4549">
          <w:rPr>
            <w:rFonts w:ascii="Times New Roman" w:hAnsi="Times New Roman" w:cs="Times New Roman"/>
            <w:b/>
            <w:bCs/>
          </w:rPr>
          <w:delText xml:space="preserve"> </w:delText>
        </w:r>
      </w:del>
      <w:r w:rsidRPr="20C05AC6">
        <w:rPr>
          <w:rFonts w:ascii="Times New Roman" w:hAnsi="Times New Roman" w:cs="Times New Roman"/>
          <w:b/>
          <w:bCs/>
        </w:rPr>
        <w:t>termed</w:t>
      </w:r>
      <w:commentRangeEnd w:id="110"/>
      <w:r w:rsidR="00FF4549" w:rsidRPr="20C05AC6">
        <w:rPr>
          <w:rStyle w:val="CommentReference"/>
          <w:rFonts w:ascii="Times New Roman" w:hAnsi="Times New Roman" w:cs="Times New Roman"/>
          <w:b/>
          <w:bCs/>
          <w:sz w:val="24"/>
          <w:szCs w:val="24"/>
        </w:rPr>
        <w:commentReference w:id="110"/>
      </w:r>
      <w:r w:rsidRPr="20C05AC6">
        <w:rPr>
          <w:rFonts w:ascii="Times New Roman" w:hAnsi="Times New Roman" w:cs="Times New Roman"/>
          <w:b/>
          <w:bCs/>
        </w:rPr>
        <w:t xml:space="preserve"> detrital photosynthesis</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BEC{Frontier et al., 2021, #5570; Wright and Foggo, 2021, #58011; Wright and Kregting, 2023, #49343; Wright et al., 2022, #84779; Wright et al., 2024, #11376}</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10,14,16–18</w:t>
      </w:r>
      <w:r w:rsidR="00FF4549" w:rsidRPr="20C05AC6">
        <w:rPr>
          <w:rFonts w:ascii="Times New Roman" w:hAnsi="Times New Roman" w:cs="Times New Roman"/>
        </w:rPr>
        <w:fldChar w:fldCharType="end"/>
      </w:r>
      <w:r w:rsidRPr="20C05AC6">
        <w:rPr>
          <w:rFonts w:ascii="Times New Roman" w:hAnsi="Times New Roman" w:cs="Times New Roman"/>
          <w:b/>
          <w:bCs/>
        </w:rPr>
        <w:t xml:space="preserve">. </w:t>
      </w:r>
      <w:commentRangeStart w:id="121"/>
      <w:ins w:id="122" w:author="Karen Filbee-Dexter" w:date="2026-01-10T01:24:00Z" w16du:dateUtc="2026-01-10T01:24:09Z">
        <w:r w:rsidR="695DFC5D" w:rsidRPr="20C05AC6">
          <w:rPr>
            <w:rFonts w:ascii="Times New Roman" w:hAnsi="Times New Roman" w:cs="Times New Roman"/>
            <w:b/>
            <w:bCs/>
          </w:rPr>
          <w:t>Here we show</w:t>
        </w:r>
      </w:ins>
      <w:commentRangeEnd w:id="121"/>
      <w:r w:rsidR="00FF4549" w:rsidRPr="20C05AC6">
        <w:rPr>
          <w:rStyle w:val="CommentReference"/>
          <w:rFonts w:ascii="Times New Roman" w:hAnsi="Times New Roman" w:cs="Times New Roman"/>
          <w:b/>
          <w:bCs/>
          <w:sz w:val="24"/>
          <w:szCs w:val="24"/>
        </w:rPr>
        <w:commentReference w:id="121"/>
      </w:r>
      <w:ins w:id="123" w:author="Karen Filbee-Dexter" w:date="2026-01-10T01:24:00Z" w16du:dateUtc="2026-01-10T01:24:09Z">
        <w:r w:rsidR="695DFC5D" w:rsidRPr="20C05AC6">
          <w:rPr>
            <w:rFonts w:ascii="Times New Roman" w:hAnsi="Times New Roman" w:cs="Times New Roman"/>
            <w:b/>
            <w:bCs/>
          </w:rPr>
          <w:t xml:space="preserve"> that w</w:t>
        </w:r>
      </w:ins>
      <w:del w:id="124" w:author="Karen Filbee-Dexter" w:date="2026-01-10T01:24:00Z" w16du:dateUtc="2026-01-10T01:24:09Z">
        <w:r w:rsidR="00FF4549" w:rsidRPr="20C05AC6" w:rsidDel="00FF4549">
          <w:rPr>
            <w:rFonts w:ascii="Times New Roman" w:hAnsi="Times New Roman" w:cs="Times New Roman"/>
            <w:b/>
            <w:bCs/>
          </w:rPr>
          <w:delText>W</w:delText>
        </w:r>
      </w:del>
      <w:r w:rsidRPr="20C05AC6">
        <w:rPr>
          <w:rFonts w:ascii="Times New Roman" w:hAnsi="Times New Roman" w:cs="Times New Roman"/>
          <w:b/>
          <w:bCs/>
        </w:rPr>
        <w:t>ithout</w:t>
      </w:r>
      <w:ins w:id="125" w:author="a.foggo@plymouth.ac.uk" w:date="2026-01-09T16:05:00Z" w16du:dateUtc="2026-01-09T16:05:52Z">
        <w:r w:rsidR="44BDCC6A" w:rsidRPr="20C05AC6">
          <w:rPr>
            <w:rFonts w:ascii="Times New Roman" w:hAnsi="Times New Roman" w:cs="Times New Roman"/>
            <w:b/>
            <w:bCs/>
          </w:rPr>
          <w:t xml:space="preserve"> </w:t>
        </w:r>
      </w:ins>
      <w:ins w:id="126" w:author="Karen Filbee-Dexter" w:date="2026-01-10T01:20:00Z" w16du:dateUtc="2026-01-10T01:20:30Z">
        <w:r w:rsidR="4C09BCD1" w:rsidRPr="20C05AC6">
          <w:rPr>
            <w:rFonts w:ascii="Times New Roman" w:hAnsi="Times New Roman" w:cs="Times New Roman"/>
            <w:b/>
            <w:bCs/>
          </w:rPr>
          <w:t>detrital phot</w:t>
        </w:r>
      </w:ins>
      <w:ins w:id="127" w:author="Justo Cebrian" w:date="2026-02-23T19:54:00Z" w16du:dateUtc="2026-02-24T01:54:00Z">
        <w:r w:rsidR="00EB7DF9">
          <w:rPr>
            <w:rFonts w:ascii="Times New Roman" w:hAnsi="Times New Roman" w:cs="Times New Roman"/>
            <w:b/>
            <w:bCs/>
          </w:rPr>
          <w:t>o</w:t>
        </w:r>
      </w:ins>
      <w:ins w:id="128" w:author="Karen Filbee-Dexter" w:date="2026-01-10T01:20:00Z" w16du:dateUtc="2026-01-10T01:20:30Z">
        <w:r w:rsidR="4C09BCD1" w:rsidRPr="20C05AC6">
          <w:rPr>
            <w:rFonts w:ascii="Times New Roman" w:hAnsi="Times New Roman" w:cs="Times New Roman"/>
            <w:b/>
            <w:bCs/>
          </w:rPr>
          <w:t>synthesis</w:t>
        </w:r>
      </w:ins>
      <w:ins w:id="129" w:author="a.foggo@plymouth.ac.uk" w:date="2026-01-09T16:05:00Z" w16du:dateUtc="2026-01-09T16:05:52Z">
        <w:del w:id="130" w:author="Karen Filbee-Dexter" w:date="2026-01-10T01:20:00Z" w16du:dateUtc="2026-01-10T01:20:36Z">
          <w:r w:rsidR="00FF4549" w:rsidRPr="20C05AC6" w:rsidDel="00FF4549">
            <w:rPr>
              <w:rFonts w:ascii="Times New Roman" w:hAnsi="Times New Roman" w:cs="Times New Roman"/>
              <w:b/>
              <w:bCs/>
            </w:rPr>
            <w:delText>photo</w:delText>
          </w:r>
        </w:del>
      </w:ins>
      <w:del w:id="131" w:author="Karen Filbee-Dexter" w:date="2026-01-10T01:20:00Z" w16du:dateUtc="2026-01-10T01:20:35Z">
        <w:r w:rsidR="00FF4549" w:rsidRPr="20C05AC6" w:rsidDel="00FF4549">
          <w:rPr>
            <w:rFonts w:ascii="Times New Roman" w:hAnsi="Times New Roman" w:cs="Times New Roman"/>
            <w:b/>
            <w:bCs/>
          </w:rPr>
          <w:delText xml:space="preserve"> physiolog</w:delText>
        </w:r>
      </w:del>
      <w:ins w:id="132" w:author="a.foggo@plymouth.ac.uk" w:date="2026-01-09T15:42:00Z" w16du:dateUtc="2026-01-09T15:42:58Z">
        <w:del w:id="133" w:author="Karen Filbee-Dexter" w:date="2026-01-10T01:20:00Z" w16du:dateUtc="2026-01-10T01:20:35Z">
          <w:r w:rsidR="00FF4549" w:rsidRPr="20C05AC6" w:rsidDel="00FF4549">
            <w:rPr>
              <w:rFonts w:ascii="Times New Roman" w:hAnsi="Times New Roman" w:cs="Times New Roman"/>
              <w:b/>
              <w:bCs/>
            </w:rPr>
            <w:delText>i</w:delText>
          </w:r>
        </w:del>
      </w:ins>
      <w:ins w:id="134" w:author="a.foggo@plymouth.ac.uk" w:date="2026-01-09T15:43:00Z" w16du:dateUtc="2026-01-09T15:43:07Z">
        <w:del w:id="135" w:author="Karen Filbee-Dexter" w:date="2026-01-10T01:20:00Z" w16du:dateUtc="2026-01-10T01:20:34Z">
          <w:r w:rsidR="00FF4549" w:rsidRPr="20C05AC6" w:rsidDel="00FF4549">
            <w:rPr>
              <w:rFonts w:ascii="Times New Roman" w:hAnsi="Times New Roman" w:cs="Times New Roman"/>
              <w:b/>
              <w:bCs/>
            </w:rPr>
            <w:delText>cal subsidy</w:delText>
          </w:r>
        </w:del>
      </w:ins>
      <w:del w:id="136" w:author="Karen Filbee-Dexter" w:date="2026-01-10T01:20:00Z" w16du:dateUtc="2026-01-10T01:20:33Z">
        <w:r w:rsidR="00FF4549" w:rsidRPr="20C05AC6" w:rsidDel="00FF4549">
          <w:rPr>
            <w:rFonts w:ascii="Times New Roman" w:hAnsi="Times New Roman" w:cs="Times New Roman"/>
            <w:b/>
            <w:bCs/>
          </w:rPr>
          <w:delText>y</w:delText>
        </w:r>
      </w:del>
      <w:r w:rsidRPr="20C05AC6">
        <w:rPr>
          <w:rFonts w:ascii="Times New Roman" w:hAnsi="Times New Roman" w:cs="Times New Roman"/>
          <w:b/>
          <w:bCs/>
        </w:rPr>
        <w:t>, kelp decomposes an order of magnitude faster and more predictably</w:t>
      </w:r>
      <w:ins w:id="137" w:author="Karen Filbee-Dexter" w:date="2026-01-10T01:23:00Z" w16du:dateUtc="2026-01-10T01:23:55Z">
        <w:r w:rsidR="532D06D6" w:rsidRPr="20C05AC6">
          <w:rPr>
            <w:rFonts w:ascii="Times New Roman" w:hAnsi="Times New Roman" w:cs="Times New Roman"/>
            <w:b/>
            <w:bCs/>
          </w:rPr>
          <w:t xml:space="preserve">, </w:t>
        </w:r>
      </w:ins>
      <w:ins w:id="138" w:author="Karen Filbee-Dexter" w:date="2026-01-10T01:24:00Z" w16du:dateUtc="2026-01-10T01:24:59Z">
        <w:r w:rsidR="6AD9CDB9" w:rsidRPr="20C05AC6">
          <w:rPr>
            <w:rFonts w:ascii="Times New Roman" w:hAnsi="Times New Roman" w:cs="Times New Roman"/>
            <w:b/>
            <w:bCs/>
          </w:rPr>
          <w:t xml:space="preserve">resulting in </w:t>
        </w:r>
      </w:ins>
      <w:ins w:id="139" w:author="Karen Filbee-Dexter" w:date="2026-01-10T01:23:00Z" w16du:dateUtc="2026-01-10T01:23:55Z">
        <w:r w:rsidR="532D06D6" w:rsidRPr="20C05AC6">
          <w:rPr>
            <w:rFonts w:ascii="Times New Roman" w:hAnsi="Times New Roman" w:cs="Times New Roman"/>
            <w:b/>
            <w:bCs/>
          </w:rPr>
          <w:t>a detrital half</w:t>
        </w:r>
      </w:ins>
      <w:ins w:id="140" w:author="Karen Filbee-Dexter" w:date="2026-01-10T01:25:00Z" w16du:dateUtc="2026-01-10T01:25:03Z">
        <w:r w:rsidR="5BB41CF1" w:rsidRPr="20C05AC6">
          <w:rPr>
            <w:rFonts w:ascii="Times New Roman" w:hAnsi="Times New Roman" w:cs="Times New Roman"/>
            <w:b/>
            <w:bCs/>
          </w:rPr>
          <w:t>-</w:t>
        </w:r>
      </w:ins>
      <w:ins w:id="141" w:author="Karen Filbee-Dexter" w:date="2026-01-10T01:23:00Z" w16du:dateUtc="2026-01-10T01:23:55Z">
        <w:r w:rsidR="532D06D6" w:rsidRPr="20C05AC6">
          <w:rPr>
            <w:rFonts w:ascii="Times New Roman" w:hAnsi="Times New Roman" w:cs="Times New Roman"/>
            <w:b/>
            <w:bCs/>
          </w:rPr>
          <w:t>life</w:t>
        </w:r>
      </w:ins>
      <w:ins w:id="142" w:author="Karen Filbee-Dexter" w:date="2026-01-10T01:25:00Z" w16du:dateUtc="2026-01-10T01:25:59Z">
        <w:r w:rsidR="468372D4" w:rsidRPr="20C05AC6">
          <w:rPr>
            <w:rFonts w:ascii="Times New Roman" w:hAnsi="Times New Roman" w:cs="Times New Roman"/>
            <w:b/>
            <w:bCs/>
          </w:rPr>
          <w:t xml:space="preserve"> </w:t>
        </w:r>
      </w:ins>
      <w:del w:id="143" w:author="Karen Filbee-Dexter" w:date="2026-01-10T01:23:00Z" w16du:dateUtc="2026-01-10T01:23:59Z">
        <w:r w:rsidR="00FF4549" w:rsidRPr="20C05AC6" w:rsidDel="00FF4549">
          <w:rPr>
            <w:rFonts w:ascii="Times New Roman" w:hAnsi="Times New Roman" w:cs="Times New Roman"/>
            <w:b/>
            <w:bCs/>
          </w:rPr>
          <w:delText>. The resulting half-life</w:delText>
        </w:r>
      </w:del>
      <w:r w:rsidRPr="20C05AC6">
        <w:rPr>
          <w:rFonts w:ascii="Times New Roman" w:hAnsi="Times New Roman" w:cs="Times New Roman"/>
          <w:b/>
          <w:bCs/>
        </w:rPr>
        <w:t xml:space="preserve"> of 4.2 days</w:t>
      </w:r>
      <w:ins w:id="144" w:author="Justo Cebrian" w:date="2026-02-23T19:45:00Z" w16du:dateUtc="2026-02-24T01:45:00Z">
        <w:r w:rsidR="00E03FD0">
          <w:rPr>
            <w:rFonts w:ascii="Times New Roman" w:hAnsi="Times New Roman" w:cs="Times New Roman"/>
            <w:b/>
            <w:bCs/>
          </w:rPr>
          <w:t xml:space="preserve"> on average</w:t>
        </w:r>
      </w:ins>
      <w:ins w:id="145" w:author="a.foggo@plymouth.ac.uk" w:date="2026-01-13T14:45:00Z" w16du:dateUtc="2026-01-13T14:45:22Z">
        <w:r w:rsidR="60D2BAAF" w:rsidRPr="20C05AC6">
          <w:rPr>
            <w:rFonts w:ascii="Times New Roman" w:hAnsi="Times New Roman" w:cs="Times New Roman"/>
            <w:b/>
            <w:bCs/>
          </w:rPr>
          <w:t>,</w:t>
        </w:r>
      </w:ins>
      <w:del w:id="146" w:author="a.foggo@plymouth.ac.uk" w:date="2026-01-13T14:45:00Z" w16du:dateUtc="2026-01-13T14:45:20Z">
        <w:r w:rsidR="00FF4549" w:rsidRPr="20C05AC6" w:rsidDel="00FF4549">
          <w:rPr>
            <w:rFonts w:ascii="Times New Roman" w:hAnsi="Times New Roman" w:cs="Times New Roman"/>
            <w:b/>
            <w:bCs/>
          </w:rPr>
          <w:delText xml:space="preserve"> is</w:delText>
        </w:r>
      </w:del>
      <w:r w:rsidRPr="20C05AC6">
        <w:rPr>
          <w:rFonts w:ascii="Times New Roman" w:hAnsi="Times New Roman" w:cs="Times New Roman"/>
          <w:b/>
          <w:bCs/>
        </w:rPr>
        <w:t xml:space="preserve"> even shorter than predicted by turnover. This physiological effect is detectable but insubstantial for vascular plants like seagrasses with limited detrital photosynthesis, likely because physical recalcitrance (e.g. lignin) dominates. In contrast, the recalcitrance of kelp detritus seems to be purely physiological. Since most kelp detritus is probably senescent or dead when exported and carbon sinks are not conducive to photosynthesis (e.g. </w:t>
      </w:r>
      <w:r w:rsidRPr="20C05AC6">
        <w:rPr>
          <w:rFonts w:ascii="Times New Roman" w:hAnsi="Times New Roman" w:cs="Times New Roman"/>
          <w:b/>
          <w:bCs/>
        </w:rPr>
        <w:lastRenderedPageBreak/>
        <w:t xml:space="preserve">darkness, anoxia), </w:t>
      </w:r>
      <w:commentRangeStart w:id="147"/>
      <w:r w:rsidRPr="20C05AC6">
        <w:rPr>
          <w:rFonts w:ascii="Times New Roman" w:hAnsi="Times New Roman" w:cs="Times New Roman"/>
          <w:b/>
          <w:bCs/>
        </w:rPr>
        <w:t xml:space="preserve">we suggest that kelp decomposition has been underestimated and kelp forest </w:t>
      </w:r>
      <w:r w:rsidRPr="20C05AC6">
        <w:rPr>
          <w:rFonts w:ascii="Times New Roman" w:hAnsi="Times New Roman" w:cs="Times New Roman"/>
          <w:b/>
          <w:bCs/>
          <w:lang w:bidi="he-IL"/>
        </w:rPr>
        <w:t>CO</w:t>
      </w:r>
      <w:r w:rsidRPr="20C05AC6">
        <w:rPr>
          <w:rFonts w:ascii="Times New Roman" w:hAnsi="Times New Roman" w:cs="Times New Roman"/>
          <w:b/>
          <w:bCs/>
          <w:vertAlign w:val="subscript"/>
          <w:lang w:bidi="he-IL"/>
        </w:rPr>
        <w:t>2</w:t>
      </w:r>
      <w:r w:rsidRPr="20C05AC6">
        <w:rPr>
          <w:rFonts w:ascii="Times New Roman" w:hAnsi="Times New Roman" w:cs="Times New Roman"/>
          <w:b/>
          <w:bCs/>
        </w:rPr>
        <w:t xml:space="preserve"> removal consequently overestimated.</w:t>
      </w:r>
      <w:commentRangeEnd w:id="20"/>
      <w:r w:rsidR="00FF4549">
        <w:rPr>
          <w:rStyle w:val="CommentReference"/>
          <w:rFonts w:ascii="Times New Roman" w:hAnsi="Times New Roman" w:cs="Times New Roman"/>
          <w:b/>
          <w:bCs/>
          <w:sz w:val="24"/>
          <w:szCs w:val="24"/>
        </w:rPr>
        <w:commentReference w:id="20"/>
      </w:r>
      <w:commentRangeEnd w:id="147"/>
      <w:r w:rsidR="00E03FD0">
        <w:rPr>
          <w:rStyle w:val="CommentReference"/>
          <w:rFonts w:ascii="Times New Roman" w:hAnsi="Times New Roman" w:cs="Times New Roman"/>
          <w:b/>
          <w:bCs/>
          <w:sz w:val="24"/>
          <w:szCs w:val="24"/>
        </w:rPr>
        <w:commentReference w:id="147"/>
      </w:r>
    </w:p>
    <w:p w14:paraId="50DA6FD1" w14:textId="77777777" w:rsidR="00D14026" w:rsidRDefault="00D14026">
      <w:pPr>
        <w:spacing w:line="259" w:lineRule="auto"/>
        <w:rPr>
          <w:ins w:id="148" w:author="Justo Cebrian" w:date="2026-02-23T19:37:00Z" w16du:dateUtc="2026-02-24T01:37:00Z"/>
          <w:rFonts w:ascii="Times New Roman" w:hAnsi="Times New Roman" w:cs="Times New Roman"/>
          <w:b/>
          <w:bCs/>
        </w:rPr>
      </w:pPr>
    </w:p>
    <w:p w14:paraId="630517A1" w14:textId="055D1973" w:rsidR="00D14026" w:rsidRPr="00FF4549" w:rsidDel="00E03FD0" w:rsidRDefault="00D14026">
      <w:pPr>
        <w:spacing w:line="259" w:lineRule="auto"/>
        <w:rPr>
          <w:del w:id="149" w:author="Justo Cebrian" w:date="2026-02-23T19:47:00Z" w16du:dateUtc="2026-02-24T01:47:00Z"/>
          <w:rFonts w:ascii="Times New Roman" w:hAnsi="Times New Roman" w:cs="Times New Roman"/>
          <w:b/>
          <w:bCs/>
        </w:rPr>
        <w:pPrChange w:id="150" w:author="Karen Filbee-Dexter" w:date="2026-01-10T01:24:00Z">
          <w:pPr/>
        </w:pPrChange>
      </w:pPr>
    </w:p>
    <w:p w14:paraId="6D4F980D" w14:textId="77777777" w:rsidR="00FF4549" w:rsidRPr="00FF4549" w:rsidRDefault="00FF4549" w:rsidP="00FF4549">
      <w:pPr>
        <w:rPr>
          <w:rFonts w:ascii="Times New Roman" w:hAnsi="Times New Roman" w:cs="Times New Roman"/>
        </w:rPr>
      </w:pPr>
    </w:p>
    <w:p w14:paraId="218917F8" w14:textId="66863546" w:rsidR="00FF4549" w:rsidRPr="00FF4549" w:rsidRDefault="55543525" w:rsidP="05EACB1E">
      <w:pPr>
        <w:rPr>
          <w:rFonts w:ascii="Times New Roman" w:hAnsi="Times New Roman" w:cs="Times New Roman"/>
        </w:rPr>
      </w:pPr>
      <w:r w:rsidRPr="05EACB1E">
        <w:rPr>
          <w:rFonts w:ascii="Times New Roman" w:hAnsi="Times New Roman" w:cs="Times New Roman"/>
          <w:lang w:bidi="he-IL"/>
        </w:rPr>
        <w:t>Human intervention to remove CO</w:t>
      </w:r>
      <w:r w:rsidRPr="05EACB1E">
        <w:rPr>
          <w:rFonts w:ascii="Times New Roman" w:hAnsi="Times New Roman" w:cs="Times New Roman"/>
          <w:vertAlign w:val="subscript"/>
          <w:lang w:bidi="he-IL"/>
        </w:rPr>
        <w:t>2</w:t>
      </w:r>
      <w:r w:rsidRPr="05EACB1E">
        <w:rPr>
          <w:rFonts w:ascii="Times New Roman" w:hAnsi="Times New Roman" w:cs="Times New Roman"/>
          <w:lang w:bidi="he-IL"/>
        </w:rPr>
        <w:t xml:space="preserve"> from the atmosphere for at least decades to centuries is considered indispensable to </w:t>
      </w:r>
      <w:ins w:id="151" w:author="Karen Filbee-Dexter" w:date="2026-01-10T01:30:00Z">
        <w:r w:rsidR="2C2D513A" w:rsidRPr="05EACB1E">
          <w:rPr>
            <w:rFonts w:ascii="Times New Roman" w:hAnsi="Times New Roman" w:cs="Times New Roman"/>
            <w:lang w:bidi="he-IL"/>
          </w:rPr>
          <w:t xml:space="preserve">mitigate </w:t>
        </w:r>
      </w:ins>
      <w:r w:rsidRPr="05EACB1E">
        <w:rPr>
          <w:rFonts w:ascii="Times New Roman" w:hAnsi="Times New Roman" w:cs="Times New Roman"/>
          <w:lang w:bidi="he-IL"/>
        </w:rPr>
        <w:t>anthropogenic climate change</w:t>
      </w:r>
      <w:del w:id="152" w:author="Karen Filbee-Dexter" w:date="2026-01-10T01:30:00Z">
        <w:r w:rsidR="00FF4549" w:rsidRPr="05EACB1E" w:rsidDel="55543525">
          <w:rPr>
            <w:rFonts w:ascii="Times New Roman" w:hAnsi="Times New Roman" w:cs="Times New Roman"/>
            <w:lang w:bidi="he-IL"/>
          </w:rPr>
          <w:delText xml:space="preserve"> mitigation</w:delText>
        </w:r>
      </w:del>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BEC{Babiker et al., 2022, #30411}</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19</w:t>
      </w:r>
      <w:r w:rsidR="00FF4549" w:rsidRPr="05EACB1E">
        <w:rPr>
          <w:rFonts w:ascii="Times New Roman" w:hAnsi="Times New Roman" w:cs="Times New Roman"/>
        </w:rPr>
        <w:fldChar w:fldCharType="end"/>
      </w:r>
      <w:r w:rsidRPr="05EACB1E">
        <w:rPr>
          <w:rFonts w:ascii="Times New Roman" w:hAnsi="Times New Roman" w:cs="Times New Roman"/>
        </w:rPr>
        <w:t xml:space="preserve">. The contribution of marine plants to such </w:t>
      </w:r>
      <w:r w:rsidRPr="05EACB1E">
        <w:rPr>
          <w:rFonts w:ascii="Times New Roman" w:hAnsi="Times New Roman" w:cs="Times New Roman"/>
          <w:lang w:bidi="he-IL"/>
        </w:rPr>
        <w:t>CO</w:t>
      </w:r>
      <w:r w:rsidRPr="05EACB1E">
        <w:rPr>
          <w:rFonts w:ascii="Times New Roman" w:hAnsi="Times New Roman" w:cs="Times New Roman"/>
          <w:vertAlign w:val="subscript"/>
          <w:lang w:bidi="he-IL"/>
        </w:rPr>
        <w:t>2</w:t>
      </w:r>
      <w:r w:rsidRPr="05EACB1E">
        <w:rPr>
          <w:rFonts w:ascii="Times New Roman" w:hAnsi="Times New Roman" w:cs="Times New Roman"/>
        </w:rPr>
        <w:t xml:space="preserve"> removal is referred to as blue carbon</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BEC{Babiker et al., 2022, #30411}</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19</w:t>
      </w:r>
      <w:r w:rsidR="00FF4549" w:rsidRPr="05EACB1E">
        <w:rPr>
          <w:rFonts w:ascii="Times New Roman" w:hAnsi="Times New Roman" w:cs="Times New Roman"/>
        </w:rPr>
        <w:fldChar w:fldCharType="end"/>
      </w:r>
      <w:r w:rsidRPr="05EACB1E">
        <w:rPr>
          <w:rFonts w:ascii="Times New Roman" w:hAnsi="Times New Roman" w:cs="Times New Roman"/>
        </w:rPr>
        <w:t xml:space="preserve">. Together with ocean alkalinity enhancement and ocean fertilisation, blue carbon completes the portfolio of ocean-based </w:t>
      </w:r>
      <w:r w:rsidRPr="05EACB1E">
        <w:rPr>
          <w:rFonts w:ascii="Times New Roman" w:hAnsi="Times New Roman" w:cs="Times New Roman"/>
          <w:lang w:bidi="he-IL"/>
        </w:rPr>
        <w:t>CO</w:t>
      </w:r>
      <w:r w:rsidRPr="05EACB1E">
        <w:rPr>
          <w:rFonts w:ascii="Times New Roman" w:hAnsi="Times New Roman" w:cs="Times New Roman"/>
          <w:vertAlign w:val="subscript"/>
          <w:lang w:bidi="he-IL"/>
        </w:rPr>
        <w:t>2</w:t>
      </w:r>
      <w:r w:rsidRPr="05EACB1E">
        <w:rPr>
          <w:rFonts w:ascii="Times New Roman" w:hAnsi="Times New Roman" w:cs="Times New Roman"/>
        </w:rPr>
        <w:t xml:space="preserve"> removal</w:t>
      </w:r>
      <w:ins w:id="153" w:author="a.foggo@plymouth.ac.uk" w:date="2026-01-09T16:41:00Z">
        <w:r w:rsidR="6B0506EE" w:rsidRPr="05EACB1E">
          <w:rPr>
            <w:rFonts w:ascii="Times New Roman" w:hAnsi="Times New Roman" w:cs="Times New Roman"/>
          </w:rPr>
          <w:t xml:space="preserve"> </w:t>
        </w:r>
      </w:ins>
      <w:ins w:id="154" w:author="a.foggo@plymouth.ac.uk" w:date="2026-01-09T16:43:00Z">
        <w:r w:rsidR="04356378" w:rsidRPr="05EACB1E">
          <w:rPr>
            <w:rFonts w:ascii="Times New Roman" w:hAnsi="Times New Roman" w:cs="Times New Roman"/>
          </w:rPr>
          <w:t>approaches</w:t>
        </w:r>
      </w:ins>
      <w:del w:id="155" w:author="a.foggo@plymouth.ac.uk" w:date="2026-01-09T16:41:00Z">
        <w:r w:rsidR="00FF4549" w:rsidRPr="05EACB1E" w:rsidDel="55543525">
          <w:rPr>
            <w:rFonts w:ascii="Times New Roman" w:hAnsi="Times New Roman" w:cs="Times New Roman"/>
          </w:rPr>
          <w:delText xml:space="preserve"> </w:delText>
        </w:r>
      </w:del>
      <w:del w:id="156" w:author="a.foggo@plymouth.ac.uk" w:date="2026-01-09T16:40:00Z">
        <w:r w:rsidR="00FF4549" w:rsidRPr="05EACB1E" w:rsidDel="55543525">
          <w:rPr>
            <w:rFonts w:ascii="Times New Roman" w:hAnsi="Times New Roman" w:cs="Times New Roman"/>
          </w:rPr>
          <w:delText>s</w:delText>
        </w:r>
      </w:del>
      <w:del w:id="157" w:author="a.foggo@plymouth.ac.uk" w:date="2026-01-09T16:39:00Z">
        <w:r w:rsidR="00FF4549" w:rsidRPr="05EACB1E" w:rsidDel="55543525">
          <w:rPr>
            <w:rFonts w:ascii="Times New Roman" w:hAnsi="Times New Roman" w:cs="Times New Roman"/>
          </w:rPr>
          <w:delText>trategie</w:delText>
        </w:r>
      </w:del>
      <w:del w:id="158" w:author="a.foggo@plymouth.ac.uk" w:date="2026-01-09T16:43:00Z">
        <w:r w:rsidR="00FF4549" w:rsidRPr="05EACB1E" w:rsidDel="55543525">
          <w:rPr>
            <w:rFonts w:ascii="Times New Roman" w:hAnsi="Times New Roman" w:cs="Times New Roman"/>
          </w:rPr>
          <w:delText>s</w:delText>
        </w:r>
      </w:del>
      <w:r w:rsidRPr="05EACB1E">
        <w:rPr>
          <w:rFonts w:ascii="Times New Roman" w:hAnsi="Times New Roman" w:cs="Times New Roman"/>
        </w:rPr>
        <w:t xml:space="preserve"> envisioned to date</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BEC{Babiker et al., 2022, #30411}</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19</w:t>
      </w:r>
      <w:r w:rsidR="00FF4549" w:rsidRPr="05EACB1E">
        <w:rPr>
          <w:rFonts w:ascii="Times New Roman" w:hAnsi="Times New Roman" w:cs="Times New Roman"/>
        </w:rPr>
        <w:fldChar w:fldCharType="end"/>
      </w:r>
      <w:r w:rsidRPr="05EACB1E">
        <w:rPr>
          <w:rFonts w:ascii="Times New Roman" w:hAnsi="Times New Roman" w:cs="Times New Roman"/>
        </w:rPr>
        <w:t xml:space="preserve">. Successful blue carbon management requires a baseline to predict the impact of human intervention and calculate additionality, the </w:t>
      </w:r>
      <w:r w:rsidRPr="05EACB1E">
        <w:rPr>
          <w:rFonts w:ascii="Times New Roman" w:hAnsi="Times New Roman" w:cs="Times New Roman"/>
          <w:lang w:bidi="he-IL"/>
        </w:rPr>
        <w:t>CO</w:t>
      </w:r>
      <w:r w:rsidRPr="05EACB1E">
        <w:rPr>
          <w:rFonts w:ascii="Times New Roman" w:hAnsi="Times New Roman" w:cs="Times New Roman"/>
          <w:vertAlign w:val="subscript"/>
          <w:lang w:bidi="he-IL"/>
        </w:rPr>
        <w:t>2</w:t>
      </w:r>
      <w:r w:rsidRPr="05EACB1E">
        <w:rPr>
          <w:rFonts w:ascii="Times New Roman" w:hAnsi="Times New Roman" w:cs="Times New Roman"/>
        </w:rPr>
        <w:t xml:space="preserve"> removal beyond natural processes. Developing such a baseline in turn requires </w:t>
      </w:r>
      <w:ins w:id="159" w:author="a.foggo@plymouth.ac.uk" w:date="2026-01-09T16:45:00Z">
        <w:r w:rsidR="374781C5" w:rsidRPr="05EACB1E">
          <w:rPr>
            <w:rFonts w:ascii="Times New Roman" w:hAnsi="Times New Roman" w:cs="Times New Roman"/>
          </w:rPr>
          <w:t xml:space="preserve">quantifying and </w:t>
        </w:r>
      </w:ins>
      <w:r w:rsidRPr="05EACB1E">
        <w:rPr>
          <w:rFonts w:ascii="Times New Roman" w:hAnsi="Times New Roman" w:cs="Times New Roman"/>
        </w:rPr>
        <w:t xml:space="preserve">understanding </w:t>
      </w:r>
      <w:del w:id="160" w:author="a.foggo@plymouth.ac.uk" w:date="2026-01-09T16:46:00Z">
        <w:r w:rsidR="00FF4549" w:rsidRPr="05EACB1E" w:rsidDel="55543525">
          <w:rPr>
            <w:rFonts w:ascii="Times New Roman" w:hAnsi="Times New Roman" w:cs="Times New Roman"/>
          </w:rPr>
          <w:delText>and q</w:delText>
        </w:r>
      </w:del>
      <w:del w:id="161" w:author="a.foggo@plymouth.ac.uk" w:date="2026-01-09T16:45:00Z">
        <w:r w:rsidR="00FF4549" w:rsidRPr="05EACB1E" w:rsidDel="55543525">
          <w:rPr>
            <w:rFonts w:ascii="Times New Roman" w:hAnsi="Times New Roman" w:cs="Times New Roman"/>
          </w:rPr>
          <w:delText>uantifying</w:delText>
        </w:r>
      </w:del>
      <w:r w:rsidRPr="05EACB1E">
        <w:rPr>
          <w:rFonts w:ascii="Times New Roman" w:hAnsi="Times New Roman" w:cs="Times New Roman"/>
        </w:rPr>
        <w:t xml:space="preserve"> marine plant</w:t>
      </w:r>
      <w:ins w:id="162" w:author="a.foggo@plymouth.ac.uk" w:date="2026-01-09T16:46:00Z">
        <w:r w:rsidR="1C1EAA8F" w:rsidRPr="05EACB1E">
          <w:rPr>
            <w:rFonts w:ascii="Times New Roman" w:hAnsi="Times New Roman" w:cs="Times New Roman"/>
          </w:rPr>
          <w:t xml:space="preserve"> and algal</w:t>
        </w:r>
      </w:ins>
      <w:r w:rsidRPr="05EACB1E">
        <w:rPr>
          <w:rFonts w:ascii="Times New Roman" w:hAnsi="Times New Roman" w:cs="Times New Roman"/>
        </w:rPr>
        <w:t xml:space="preserve"> carbon stocks and fluxes.</w:t>
      </w:r>
    </w:p>
    <w:p w14:paraId="236958A4" w14:textId="77777777" w:rsidR="00FF4549" w:rsidRPr="00FF4549" w:rsidRDefault="00FF4549" w:rsidP="00FF4549">
      <w:pPr>
        <w:rPr>
          <w:rFonts w:ascii="Times New Roman" w:hAnsi="Times New Roman" w:cs="Times New Roman"/>
        </w:rPr>
      </w:pPr>
    </w:p>
    <w:p w14:paraId="1B7A535D" w14:textId="35FBA5A3" w:rsidR="00FF4549" w:rsidRPr="00FF4549" w:rsidRDefault="55543525" w:rsidP="00FF4549">
      <w:pPr>
        <w:rPr>
          <w:rFonts w:ascii="Times New Roman" w:hAnsi="Times New Roman" w:cs="Times New Roman"/>
          <w:lang w:bidi="he-IL"/>
        </w:rPr>
      </w:pPr>
      <w:r w:rsidRPr="20C05AC6">
        <w:rPr>
          <w:rFonts w:ascii="Times New Roman" w:hAnsi="Times New Roman" w:cs="Times New Roman"/>
        </w:rPr>
        <w:t xml:space="preserve">There is no adequate blue carbon baseline for kelp forests. </w:t>
      </w:r>
      <w:r w:rsidRPr="20C05AC6">
        <w:rPr>
          <w:rFonts w:ascii="Times New Roman" w:hAnsi="Times New Roman" w:cs="Times New Roman"/>
          <w:lang w:bidi="he-IL"/>
        </w:rPr>
        <w:t>Seaweed forests, particularly those formed by the large kelps, are currently the focus of</w:t>
      </w:r>
      <w:ins w:id="163" w:author="Karen Filbee-Dexter" w:date="2026-01-10T01:31:00Z" w16du:dateUtc="2026-01-10T01:31:48Z">
        <w:r w:rsidR="55DF10EB" w:rsidRPr="20C05AC6">
          <w:rPr>
            <w:rFonts w:ascii="Times New Roman" w:hAnsi="Times New Roman" w:cs="Times New Roman"/>
            <w:lang w:bidi="he-IL"/>
          </w:rPr>
          <w:t xml:space="preserve"> macroalgal</w:t>
        </w:r>
      </w:ins>
      <w:r w:rsidRPr="20C05AC6">
        <w:rPr>
          <w:rFonts w:ascii="Times New Roman" w:hAnsi="Times New Roman" w:cs="Times New Roman"/>
          <w:lang w:bidi="he-IL"/>
        </w:rPr>
        <w:t xml:space="preserve"> blue carbon</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BEC{Duarte et al., 2022, #38140; Filbee-Dexter et al., 2024, #27977; Krause-Jensen and Duarte, 2016, #82158; Pessarrodona et al., 2022, #59703; Pessarrodona et al., 2023, #24779}</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1–5</w:t>
      </w:r>
      <w:r w:rsidR="00FF4549" w:rsidRPr="20C05AC6">
        <w:rPr>
          <w:rFonts w:ascii="Times New Roman" w:hAnsi="Times New Roman" w:cs="Times New Roman"/>
        </w:rPr>
        <w:fldChar w:fldCharType="end"/>
      </w:r>
      <w:ins w:id="164" w:author="a.foggo@plymouth.ac.uk" w:date="2026-01-09T16:47:00Z" w16du:dateUtc="2026-01-09T16:47:14Z">
        <w:r w:rsidR="408714AD" w:rsidRPr="20C05AC6">
          <w:rPr>
            <w:rFonts w:ascii="Times New Roman" w:hAnsi="Times New Roman" w:cs="Times New Roman"/>
            <w:lang w:bidi="he-IL"/>
          </w:rPr>
          <w:t xml:space="preserve"> studies</w:t>
        </w:r>
      </w:ins>
      <w:del w:id="165" w:author="a.foggo@plymouth.ac.uk" w:date="2026-01-09T16:46:00Z" w16du:dateUtc="2026-01-09T16:46:58Z">
        <w:r w:rsidR="00FF4549" w:rsidRPr="20C05AC6" w:rsidDel="00FF4549">
          <w:rPr>
            <w:rFonts w:ascii="Times New Roman" w:hAnsi="Times New Roman" w:cs="Times New Roman"/>
            <w:lang w:bidi="he-IL"/>
          </w:rPr>
          <w:delText>.</w:delText>
        </w:r>
      </w:del>
      <w:r w:rsidRPr="20C05AC6">
        <w:rPr>
          <w:rFonts w:ascii="Times New Roman" w:hAnsi="Times New Roman" w:cs="Times New Roman"/>
          <w:lang w:bidi="he-IL"/>
        </w:rPr>
        <w:t xml:space="preserve"> These forests cover a substantial part of the coastal ocean</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BEC{Duarte et al., 2022, #38140; Jayathilake and Costello, 2020, #40064}</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1,20</w:t>
      </w:r>
      <w:r w:rsidR="00FF4549" w:rsidRPr="20C05AC6">
        <w:rPr>
          <w:rFonts w:ascii="Times New Roman" w:hAnsi="Times New Roman" w:cs="Times New Roman"/>
        </w:rPr>
        <w:fldChar w:fldCharType="end"/>
      </w:r>
      <w:r w:rsidRPr="20C05AC6">
        <w:rPr>
          <w:rFonts w:ascii="Times New Roman" w:hAnsi="Times New Roman" w:cs="Times New Roman"/>
          <w:lang w:bidi="he-IL"/>
        </w:rPr>
        <w:t xml:space="preserve">, </w:t>
      </w:r>
      <w:ins w:id="166" w:author="a.foggo@plymouth.ac.uk" w:date="2026-01-09T16:47:00Z" w16du:dateUtc="2026-01-09T16:47:35Z">
        <w:r w:rsidR="72F1BC94" w:rsidRPr="20C05AC6">
          <w:rPr>
            <w:rFonts w:ascii="Times New Roman" w:hAnsi="Times New Roman" w:cs="Times New Roman"/>
            <w:lang w:bidi="he-IL"/>
          </w:rPr>
          <w:t>contain</w:t>
        </w:r>
      </w:ins>
      <w:del w:id="167" w:author="a.foggo@plymouth.ac.uk" w:date="2026-01-09T16:47:00Z" w16du:dateUtc="2026-01-09T16:47:28Z">
        <w:r w:rsidR="00FF4549" w:rsidRPr="20C05AC6" w:rsidDel="00FF4549">
          <w:rPr>
            <w:rFonts w:ascii="Times New Roman" w:hAnsi="Times New Roman" w:cs="Times New Roman"/>
            <w:lang w:bidi="he-IL"/>
          </w:rPr>
          <w:delText>pack</w:delText>
        </w:r>
      </w:del>
      <w:r w:rsidRPr="20C05AC6">
        <w:rPr>
          <w:rFonts w:ascii="Times New Roman" w:hAnsi="Times New Roman" w:cs="Times New Roman"/>
          <w:lang w:bidi="he-IL"/>
        </w:rPr>
        <w:t xml:space="preserve"> more</w:t>
      </w:r>
      <w:ins w:id="168" w:author="a.foggo@plymouth.ac.uk" w:date="2026-01-09T16:53:00Z" w16du:dateUtc="2026-01-09T16:53:12Z">
        <w:r w:rsidR="75FEA81A" w:rsidRPr="20C05AC6">
          <w:rPr>
            <w:rFonts w:ascii="Times New Roman" w:hAnsi="Times New Roman" w:cs="Times New Roman"/>
            <w:lang w:bidi="he-IL"/>
          </w:rPr>
          <w:t xml:space="preserve"> tightly packed </w:t>
        </w:r>
      </w:ins>
      <w:r w:rsidRPr="20C05AC6">
        <w:rPr>
          <w:rFonts w:ascii="Times New Roman" w:hAnsi="Times New Roman" w:cs="Times New Roman"/>
          <w:lang w:bidi="he-IL"/>
        </w:rPr>
        <w:t xml:space="preserve"> biomass than any other ecosystem</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BEC{Schiel and Choat, 1980, #79954; Creed et al., 2019, #70680}</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21,22</w:t>
      </w:r>
      <w:r w:rsidR="00FF4549" w:rsidRPr="20C05AC6">
        <w:rPr>
          <w:rFonts w:ascii="Times New Roman" w:hAnsi="Times New Roman" w:cs="Times New Roman"/>
        </w:rPr>
        <w:fldChar w:fldCharType="end"/>
      </w:r>
      <w:r w:rsidRPr="20C05AC6">
        <w:rPr>
          <w:rFonts w:ascii="Times New Roman" w:hAnsi="Times New Roman" w:cs="Times New Roman"/>
          <w:lang w:bidi="he-IL"/>
        </w:rPr>
        <w:t>, are</w:t>
      </w:r>
      <w:del w:id="169" w:author="Karen Filbee-Dexter" w:date="2026-01-10T01:32:00Z" w16du:dateUtc="2026-01-10T01:32:02Z">
        <w:r w:rsidR="00FF4549" w:rsidRPr="20C05AC6" w:rsidDel="00FF4549">
          <w:rPr>
            <w:rFonts w:ascii="Times New Roman" w:hAnsi="Times New Roman" w:cs="Times New Roman"/>
            <w:lang w:bidi="he-IL"/>
          </w:rPr>
          <w:delText xml:space="preserve"> said to be </w:delText>
        </w:r>
      </w:del>
      <w:ins w:id="170" w:author="Karen Filbee-Dexter" w:date="2026-01-10T01:32:00Z" w16du:dateUtc="2026-01-10T01:32:05Z">
        <w:r w:rsidR="22C69A5E" w:rsidRPr="20C05AC6">
          <w:rPr>
            <w:rFonts w:ascii="Times New Roman" w:hAnsi="Times New Roman" w:cs="Times New Roman"/>
            <w:lang w:bidi="he-IL"/>
          </w:rPr>
          <w:t xml:space="preserve"> </w:t>
        </w:r>
      </w:ins>
      <w:r w:rsidRPr="20C05AC6">
        <w:rPr>
          <w:rFonts w:ascii="Times New Roman" w:hAnsi="Times New Roman" w:cs="Times New Roman"/>
          <w:lang w:bidi="he-IL"/>
        </w:rPr>
        <w:t xml:space="preserve">as productive as terrestrial forests </w:t>
      </w:r>
      <w:r w:rsidRPr="20C05AC6">
        <w:rPr>
          <w:rFonts w:ascii="Times New Roman" w:hAnsi="Times New Roman" w:cs="Times New Roman"/>
        </w:rPr>
        <w:t>and phytoplankton</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BEC{Pessarrodona et al., 2022, #59703; Duarte et al., 2022, #38140}</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1,4</w:t>
      </w:r>
      <w:r w:rsidR="00FF4549" w:rsidRPr="20C05AC6">
        <w:rPr>
          <w:rFonts w:ascii="Times New Roman" w:hAnsi="Times New Roman" w:cs="Times New Roman"/>
        </w:rPr>
        <w:fldChar w:fldCharType="end"/>
      </w:r>
      <w:r w:rsidRPr="20C05AC6">
        <w:rPr>
          <w:rFonts w:ascii="Times New Roman" w:hAnsi="Times New Roman" w:cs="Times New Roman"/>
        </w:rPr>
        <w:t xml:space="preserve"> </w:t>
      </w:r>
      <w:r w:rsidRPr="20C05AC6">
        <w:rPr>
          <w:rFonts w:ascii="Times New Roman" w:hAnsi="Times New Roman" w:cs="Times New Roman"/>
          <w:lang w:bidi="he-IL"/>
        </w:rPr>
        <w:t>and export vast amounts of detritus</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BEC{Duarte and Cebrián, 1996, #45201; Pessarrodona et al., 2023, #24779; Filbee-Dexter et al., 2024, #27977}</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2,5,23</w:t>
      </w:r>
      <w:r w:rsidR="00FF4549" w:rsidRPr="20C05AC6">
        <w:rPr>
          <w:rFonts w:ascii="Times New Roman" w:hAnsi="Times New Roman" w:cs="Times New Roman"/>
        </w:rPr>
        <w:fldChar w:fldCharType="end"/>
      </w:r>
      <w:r w:rsidRPr="20C05AC6">
        <w:rPr>
          <w:rFonts w:ascii="Times New Roman" w:hAnsi="Times New Roman" w:cs="Times New Roman"/>
          <w:lang w:bidi="he-IL"/>
        </w:rPr>
        <w:t>. Yet, t</w:t>
      </w:r>
      <w:del w:id="171" w:author="Karen Filbee-Dexter" w:date="2026-01-10T01:32:00Z" w16du:dateUtc="2026-01-10T01:32:18Z">
        <w:r w:rsidR="00FF4549" w:rsidRPr="20C05AC6" w:rsidDel="00FF4549">
          <w:rPr>
            <w:rFonts w:ascii="Times New Roman" w:hAnsi="Times New Roman" w:cs="Times New Roman"/>
            <w:lang w:bidi="he-IL"/>
          </w:rPr>
          <w:delText>heir carbon cycl</w:delText>
        </w:r>
      </w:del>
      <w:ins w:id="172" w:author="Karen Filbee-Dexter" w:date="2026-01-10T01:32:00Z" w16du:dateUtc="2026-01-10T01:32:33Z">
        <w:r w:rsidR="0DB396B7" w:rsidRPr="20C05AC6">
          <w:rPr>
            <w:rFonts w:ascii="Times New Roman" w:hAnsi="Times New Roman" w:cs="Times New Roman"/>
            <w:lang w:bidi="he-IL"/>
          </w:rPr>
          <w:t>he ultimate fate of seaweed-derived carbon</w:t>
        </w:r>
      </w:ins>
      <w:del w:id="173" w:author="Karen Filbee-Dexter" w:date="2026-01-10T01:32:00Z" w16du:dateUtc="2026-01-10T01:32:34Z">
        <w:r w:rsidR="00FF4549" w:rsidRPr="20C05AC6" w:rsidDel="00FF4549">
          <w:rPr>
            <w:rFonts w:ascii="Times New Roman" w:hAnsi="Times New Roman" w:cs="Times New Roman"/>
            <w:lang w:bidi="he-IL"/>
          </w:rPr>
          <w:delText>e</w:delText>
        </w:r>
      </w:del>
      <w:r w:rsidRPr="20C05AC6">
        <w:rPr>
          <w:rFonts w:ascii="Times New Roman" w:hAnsi="Times New Roman" w:cs="Times New Roman"/>
          <w:lang w:bidi="he-IL"/>
        </w:rPr>
        <w:t xml:space="preserve"> is poorly understood compared to their fellow blue carbon ecosystems—seagrass meadows, mangrove forests and saltmarshes. Unlike the</w:t>
      </w:r>
      <w:del w:id="174" w:author="a.foggo@plymouth.ac.uk" w:date="2026-01-09T16:55:00Z" w16du:dateUtc="2026-01-09T16:55:11Z">
        <w:r w:rsidR="00FF4549" w:rsidRPr="20C05AC6" w:rsidDel="00FF4549">
          <w:rPr>
            <w:rFonts w:ascii="Times New Roman" w:hAnsi="Times New Roman" w:cs="Times New Roman"/>
            <w:lang w:bidi="he-IL"/>
          </w:rPr>
          <w:delText>se</w:delText>
        </w:r>
      </w:del>
      <w:r w:rsidRPr="20C05AC6">
        <w:rPr>
          <w:rFonts w:ascii="Times New Roman" w:hAnsi="Times New Roman" w:cs="Times New Roman"/>
          <w:lang w:bidi="he-IL"/>
        </w:rPr>
        <w:t xml:space="preserve"> marine angiosperm</w:t>
      </w:r>
      <w:ins w:id="175" w:author="a.foggo@plymouth.ac.uk" w:date="2026-01-09T16:55:00Z" w16du:dateUtc="2026-01-09T16:55:18Z">
        <w:r w:rsidR="4A9CC90C" w:rsidRPr="20C05AC6">
          <w:rPr>
            <w:rFonts w:ascii="Times New Roman" w:hAnsi="Times New Roman" w:cs="Times New Roman"/>
            <w:lang w:bidi="he-IL"/>
          </w:rPr>
          <w:t>s that</w:t>
        </w:r>
      </w:ins>
      <w:ins w:id="176" w:author="a.foggo@plymouth.ac.uk" w:date="2026-01-09T16:53:00Z" w16du:dateUtc="2026-01-09T16:53:59Z">
        <w:r w:rsidR="3383E7D7" w:rsidRPr="20C05AC6">
          <w:rPr>
            <w:rFonts w:ascii="Times New Roman" w:hAnsi="Times New Roman" w:cs="Times New Roman"/>
            <w:lang w:bidi="he-IL"/>
          </w:rPr>
          <w:t xml:space="preserve"> dominate</w:t>
        </w:r>
      </w:ins>
      <w:ins w:id="177" w:author="a.foggo@plymouth.ac.uk" w:date="2026-01-09T16:55:00Z" w16du:dateUtc="2026-01-09T16:55:25Z">
        <w:r w:rsidR="417D01A8" w:rsidRPr="20C05AC6">
          <w:rPr>
            <w:rFonts w:ascii="Times New Roman" w:hAnsi="Times New Roman" w:cs="Times New Roman"/>
            <w:lang w:bidi="he-IL"/>
          </w:rPr>
          <w:t xml:space="preserve"> these</w:t>
        </w:r>
      </w:ins>
      <w:ins w:id="178" w:author="a.foggo@plymouth.ac.uk" w:date="2026-01-09T16:53:00Z" w16du:dateUtc="2026-01-09T16:53:59Z">
        <w:r w:rsidR="3383E7D7" w:rsidRPr="20C05AC6">
          <w:rPr>
            <w:rFonts w:ascii="Times New Roman" w:hAnsi="Times New Roman" w:cs="Times New Roman"/>
            <w:lang w:bidi="he-IL"/>
          </w:rPr>
          <w:t xml:space="preserve"> </w:t>
        </w:r>
      </w:ins>
      <w:ins w:id="179" w:author="a.foggo@plymouth.ac.uk" w:date="2026-01-09T16:54:00Z" w16du:dateUtc="2026-01-09T16:54:03Z">
        <w:r w:rsidR="3383E7D7" w:rsidRPr="20C05AC6">
          <w:rPr>
            <w:rFonts w:ascii="Times New Roman" w:hAnsi="Times New Roman" w:cs="Times New Roman"/>
            <w:lang w:bidi="he-IL"/>
          </w:rPr>
          <w:t>ecosystem</w:t>
        </w:r>
      </w:ins>
      <w:del w:id="180" w:author="a.foggo@plymouth.ac.uk" w:date="2026-01-09T16:53:00Z" w16du:dateUtc="2026-01-09T16:53:55Z">
        <w:r w:rsidR="00FF4549" w:rsidRPr="20C05AC6" w:rsidDel="00FF4549">
          <w:rPr>
            <w:rFonts w:ascii="Times New Roman" w:hAnsi="Times New Roman" w:cs="Times New Roman"/>
            <w:lang w:bidi="he-IL"/>
          </w:rPr>
          <w:delText>s</w:delText>
        </w:r>
      </w:del>
      <w:r w:rsidRPr="20C05AC6">
        <w:rPr>
          <w:rFonts w:ascii="Times New Roman" w:hAnsi="Times New Roman" w:cs="Times New Roman"/>
          <w:lang w:bidi="he-IL"/>
        </w:rPr>
        <w:t xml:space="preserve">, </w:t>
      </w:r>
      <w:ins w:id="181" w:author="Karen Filbee-Dexter" w:date="2026-01-10T01:32:00Z" w16du:dateUtc="2026-01-10T01:32:49Z">
        <w:r w:rsidR="094F0648" w:rsidRPr="20C05AC6">
          <w:rPr>
            <w:rFonts w:ascii="Times New Roman" w:hAnsi="Times New Roman" w:cs="Times New Roman"/>
            <w:lang w:bidi="he-IL"/>
          </w:rPr>
          <w:t>macro</w:t>
        </w:r>
      </w:ins>
      <w:r w:rsidRPr="20C05AC6">
        <w:rPr>
          <w:rFonts w:ascii="Times New Roman" w:hAnsi="Times New Roman" w:cs="Times New Roman"/>
          <w:lang w:bidi="he-IL"/>
        </w:rPr>
        <w:t>algae do not have root systems and therefore cannot form carbon sinks that accumulate carbon below ground</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BEC{Krause-Jensen and Duarte, 2016, #82158}</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3</w:t>
      </w:r>
      <w:r w:rsidR="00FF4549" w:rsidRPr="20C05AC6">
        <w:rPr>
          <w:rFonts w:ascii="Times New Roman" w:hAnsi="Times New Roman" w:cs="Times New Roman"/>
        </w:rPr>
        <w:fldChar w:fldCharType="end"/>
      </w:r>
      <w:r w:rsidRPr="20C05AC6">
        <w:rPr>
          <w:rFonts w:ascii="Times New Roman" w:hAnsi="Times New Roman" w:cs="Times New Roman"/>
          <w:lang w:bidi="he-IL"/>
        </w:rPr>
        <w:t xml:space="preserve">. </w:t>
      </w:r>
      <w:commentRangeStart w:id="182"/>
      <w:r w:rsidRPr="20C05AC6">
        <w:rPr>
          <w:rFonts w:ascii="Times New Roman" w:hAnsi="Times New Roman" w:cs="Times New Roman"/>
          <w:lang w:bidi="he-IL"/>
        </w:rPr>
        <w:t>Since</w:t>
      </w:r>
      <w:commentRangeEnd w:id="182"/>
      <w:r w:rsidR="00FF4549" w:rsidRPr="20C05AC6">
        <w:rPr>
          <w:rStyle w:val="CommentReference"/>
          <w:rFonts w:ascii="Times New Roman" w:hAnsi="Times New Roman" w:cs="Times New Roman"/>
          <w:sz w:val="24"/>
          <w:szCs w:val="24"/>
          <w:lang w:bidi="he-IL"/>
        </w:rPr>
        <w:commentReference w:id="182"/>
      </w:r>
      <w:r w:rsidRPr="20C05AC6">
        <w:rPr>
          <w:rFonts w:ascii="Times New Roman" w:hAnsi="Times New Roman" w:cs="Times New Roman"/>
          <w:lang w:bidi="he-IL"/>
        </w:rPr>
        <w:t xml:space="preserve"> </w:t>
      </w:r>
      <w:ins w:id="183" w:author="Karen Filbee-Dexter" w:date="2026-01-10T01:34:00Z" w16du:dateUtc="2026-01-10T01:34:24Z">
        <w:r w:rsidR="2173DA0F" w:rsidRPr="20C05AC6">
          <w:rPr>
            <w:rFonts w:ascii="Times New Roman" w:hAnsi="Times New Roman" w:cs="Times New Roman"/>
            <w:lang w:bidi="he-IL"/>
          </w:rPr>
          <w:t>below</w:t>
        </w:r>
      </w:ins>
      <w:ins w:id="184" w:author="a.foggo@plymouth.ac.uk" w:date="2026-02-03T11:59:00Z" w16du:dateUtc="2026-02-03T11:59:37Z">
        <w:r w:rsidR="397534EE" w:rsidRPr="20C05AC6">
          <w:rPr>
            <w:rFonts w:ascii="Times New Roman" w:hAnsi="Times New Roman" w:cs="Times New Roman"/>
            <w:lang w:bidi="he-IL"/>
          </w:rPr>
          <w:t>-</w:t>
        </w:r>
      </w:ins>
      <w:ins w:id="185" w:author="Karen Filbee-Dexter" w:date="2026-01-10T01:34:00Z" w16du:dateUtc="2026-01-10T01:34:24Z">
        <w:r w:rsidR="2173DA0F" w:rsidRPr="20C05AC6">
          <w:rPr>
            <w:rFonts w:ascii="Times New Roman" w:hAnsi="Times New Roman" w:cs="Times New Roman"/>
            <w:lang w:bidi="he-IL"/>
          </w:rPr>
          <w:t xml:space="preserve">ground </w:t>
        </w:r>
      </w:ins>
      <w:r w:rsidRPr="20C05AC6">
        <w:rPr>
          <w:rFonts w:ascii="Times New Roman" w:hAnsi="Times New Roman" w:cs="Times New Roman"/>
          <w:lang w:bidi="he-IL"/>
        </w:rPr>
        <w:t>carbon stocks are easier to quantify than carbon fluxes, the CO</w:t>
      </w:r>
      <w:r w:rsidRPr="20C05AC6">
        <w:rPr>
          <w:rFonts w:ascii="Times New Roman" w:hAnsi="Times New Roman" w:cs="Times New Roman"/>
          <w:vertAlign w:val="subscript"/>
          <w:lang w:bidi="he-IL"/>
        </w:rPr>
        <w:t>2</w:t>
      </w:r>
      <w:r w:rsidRPr="20C05AC6">
        <w:rPr>
          <w:rFonts w:ascii="Times New Roman" w:hAnsi="Times New Roman" w:cs="Times New Roman"/>
        </w:rPr>
        <w:t xml:space="preserve"> removal</w:t>
      </w:r>
      <w:r w:rsidRPr="20C05AC6">
        <w:rPr>
          <w:rFonts w:ascii="Times New Roman" w:hAnsi="Times New Roman" w:cs="Times New Roman"/>
          <w:lang w:bidi="he-IL"/>
        </w:rPr>
        <w:t xml:space="preserve"> baseline of kelp forests remains elusive and current predictions</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BEC{Filbee-Dexter et al., 2024, #27977; Krause-Jensen and Duarte, 2016, #82158}</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2,3</w:t>
      </w:r>
      <w:r w:rsidR="00FF4549" w:rsidRPr="20C05AC6">
        <w:rPr>
          <w:rFonts w:ascii="Times New Roman" w:hAnsi="Times New Roman" w:cs="Times New Roman"/>
        </w:rPr>
        <w:fldChar w:fldCharType="end"/>
      </w:r>
      <w:r w:rsidRPr="20C05AC6">
        <w:rPr>
          <w:rFonts w:ascii="Times New Roman" w:hAnsi="Times New Roman" w:cs="Times New Roman"/>
          <w:lang w:bidi="he-IL"/>
        </w:rPr>
        <w:t xml:space="preserve"> rely heavily on </w:t>
      </w:r>
      <w:commentRangeStart w:id="186"/>
      <w:r w:rsidRPr="20C05AC6">
        <w:rPr>
          <w:rFonts w:ascii="Times New Roman" w:hAnsi="Times New Roman" w:cs="Times New Roman"/>
          <w:lang w:bidi="he-IL"/>
        </w:rPr>
        <w:t>assumptions about kelp detrital dynamics.</w:t>
      </w:r>
      <w:commentRangeEnd w:id="186"/>
      <w:r w:rsidR="00FF4549" w:rsidRPr="00FF4549">
        <w:rPr>
          <w:rStyle w:val="CommentReference"/>
          <w:rFonts w:ascii="Times New Roman" w:hAnsi="Times New Roman" w:cs="Times New Roman"/>
          <w:sz w:val="24"/>
          <w:szCs w:val="24"/>
          <w:lang w:bidi="he-IL"/>
        </w:rPr>
        <w:commentReference w:id="186"/>
      </w:r>
    </w:p>
    <w:p w14:paraId="3EDCCAB6" w14:textId="77777777" w:rsidR="00FF4549" w:rsidRPr="00FF4549" w:rsidRDefault="00FF4549" w:rsidP="00FF4549">
      <w:pPr>
        <w:rPr>
          <w:rFonts w:ascii="Times New Roman" w:hAnsi="Times New Roman" w:cs="Times New Roman"/>
          <w:lang w:bidi="he-IL"/>
        </w:rPr>
      </w:pPr>
    </w:p>
    <w:p w14:paraId="37597D3D" w14:textId="77777777" w:rsidR="00FF4549" w:rsidRPr="00FF4549" w:rsidRDefault="00FF4549" w:rsidP="00FF4549">
      <w:pPr>
        <w:rPr>
          <w:rFonts w:ascii="Times New Roman" w:hAnsi="Times New Roman" w:cs="Times New Roman"/>
          <w:b/>
          <w:bCs/>
          <w:lang w:bidi="he-IL"/>
        </w:rPr>
      </w:pPr>
      <w:r w:rsidRPr="00FF4549">
        <w:rPr>
          <w:rFonts w:ascii="Times New Roman" w:hAnsi="Times New Roman" w:cs="Times New Roman"/>
          <w:b/>
          <w:bCs/>
          <w:lang w:bidi="he-IL"/>
        </w:rPr>
        <w:t>Revisiting biomass turnover</w:t>
      </w:r>
    </w:p>
    <w:p w14:paraId="7F264DD2" w14:textId="16340226" w:rsidR="00FF4549" w:rsidRPr="00FF4549" w:rsidRDefault="55543525">
      <w:pPr>
        <w:spacing w:line="259" w:lineRule="auto"/>
        <w:rPr>
          <w:rFonts w:ascii="Times New Roman" w:hAnsi="Times New Roman" w:cs="Times New Roman"/>
        </w:rPr>
        <w:pPrChange w:id="187" w:author="Karen Filbee-Dexter" w:date="2026-01-10T01:37:00Z">
          <w:pPr/>
        </w:pPrChange>
      </w:pPr>
      <w:r w:rsidRPr="20C05AC6">
        <w:rPr>
          <w:rFonts w:ascii="Times New Roman" w:hAnsi="Times New Roman" w:cs="Times New Roman"/>
        </w:rPr>
        <w:t xml:space="preserve">The first emphasis </w:t>
      </w:r>
      <w:ins w:id="188" w:author="a.foggo@plymouth.ac.uk" w:date="2026-01-09T16:56:00Z" w16du:dateUtc="2026-01-09T16:56:56Z">
        <w:r w:rsidR="679BFF46" w:rsidRPr="20C05AC6">
          <w:rPr>
            <w:rFonts w:ascii="Times New Roman" w:hAnsi="Times New Roman" w:cs="Times New Roman"/>
          </w:rPr>
          <w:t>upon</w:t>
        </w:r>
      </w:ins>
      <w:del w:id="189" w:author="a.foggo@plymouth.ac.uk" w:date="2026-01-09T16:56:00Z" w16du:dateUtc="2026-01-09T16:56:54Z">
        <w:r w:rsidR="00FF4549" w:rsidRPr="20C05AC6" w:rsidDel="00FF4549">
          <w:rPr>
            <w:rFonts w:ascii="Times New Roman" w:hAnsi="Times New Roman" w:cs="Times New Roman"/>
          </w:rPr>
          <w:delText>of</w:delText>
        </w:r>
      </w:del>
      <w:r w:rsidRPr="20C05AC6">
        <w:rPr>
          <w:rFonts w:ascii="Times New Roman" w:hAnsi="Times New Roman" w:cs="Times New Roman"/>
        </w:rPr>
        <w:t xml:space="preserve"> seaweed production</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BEC{Mann, 1973, #96395}</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11</w:t>
      </w:r>
      <w:r w:rsidR="00FF4549" w:rsidRPr="20C05AC6">
        <w:rPr>
          <w:rFonts w:ascii="Times New Roman" w:hAnsi="Times New Roman" w:cs="Times New Roman"/>
        </w:rPr>
        <w:fldChar w:fldCharType="end"/>
      </w:r>
      <w:r w:rsidRPr="20C05AC6">
        <w:rPr>
          <w:rFonts w:ascii="Times New Roman" w:hAnsi="Times New Roman" w:cs="Times New Roman"/>
        </w:rPr>
        <w:t xml:space="preserve"> and subsequent speculations about their importance in </w:t>
      </w:r>
      <w:r w:rsidRPr="20C05AC6">
        <w:rPr>
          <w:rFonts w:ascii="Times New Roman" w:hAnsi="Times New Roman" w:cs="Times New Roman"/>
          <w:lang w:bidi="he-IL"/>
        </w:rPr>
        <w:t>CO</w:t>
      </w:r>
      <w:r w:rsidRPr="20C05AC6">
        <w:rPr>
          <w:rFonts w:ascii="Times New Roman" w:hAnsi="Times New Roman" w:cs="Times New Roman"/>
          <w:vertAlign w:val="subscript"/>
          <w:lang w:bidi="he-IL"/>
        </w:rPr>
        <w:t>2</w:t>
      </w:r>
      <w:r w:rsidRPr="20C05AC6">
        <w:rPr>
          <w:rFonts w:ascii="Times New Roman" w:hAnsi="Times New Roman" w:cs="Times New Roman"/>
        </w:rPr>
        <w:t xml:space="preserve"> removal</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BEC{Smith, 1981, #43309}</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24</w:t>
      </w:r>
      <w:r w:rsidR="00FF4549" w:rsidRPr="20C05AC6">
        <w:rPr>
          <w:rFonts w:ascii="Times New Roman" w:hAnsi="Times New Roman" w:cs="Times New Roman"/>
        </w:rPr>
        <w:fldChar w:fldCharType="end"/>
      </w:r>
      <w:r w:rsidRPr="20C05AC6">
        <w:rPr>
          <w:rFonts w:ascii="Times New Roman" w:hAnsi="Times New Roman" w:cs="Times New Roman"/>
        </w:rPr>
        <w:t xml:space="preserve"> revolved around the concept of biomass turnover: how long it takes plants to regrow, i.e. production relative to biomass. This idea </w:t>
      </w:r>
      <w:ins w:id="190" w:author="a.foggo@plymouth.ac.uk" w:date="2026-01-09T16:58:00Z" w16du:dateUtc="2026-01-09T16:58:34Z">
        <w:r w:rsidR="17B8DBD4" w:rsidRPr="20C05AC6">
          <w:rPr>
            <w:rFonts w:ascii="Times New Roman" w:hAnsi="Times New Roman" w:cs="Times New Roman"/>
          </w:rPr>
          <w:t>was the ge</w:t>
        </w:r>
      </w:ins>
      <w:ins w:id="191" w:author="a.foggo@plymouth.ac.uk" w:date="2026-01-09T16:58:00Z" w16du:dateUtc="2026-01-09T16:58:44Z">
        <w:r w:rsidR="17B8DBD4" w:rsidRPr="20C05AC6">
          <w:rPr>
            <w:rFonts w:ascii="Times New Roman" w:hAnsi="Times New Roman" w:cs="Times New Roman"/>
          </w:rPr>
          <w:t xml:space="preserve">nesis </w:t>
        </w:r>
      </w:ins>
      <w:del w:id="192" w:author="a.foggo@plymouth.ac.uk" w:date="2026-01-09T16:58:00Z" w16du:dateUtc="2026-01-09T16:58:00Z">
        <w:r w:rsidR="00FF4549" w:rsidRPr="20C05AC6" w:rsidDel="00FF4549">
          <w:rPr>
            <w:rFonts w:ascii="Times New Roman" w:hAnsi="Times New Roman" w:cs="Times New Roman"/>
          </w:rPr>
          <w:delText>gave ris</w:delText>
        </w:r>
      </w:del>
      <w:del w:id="193" w:author="a.foggo@plymouth.ac.uk" w:date="2026-01-09T16:57:00Z" w16du:dateUtc="2026-01-09T16:57:59Z">
        <w:r w:rsidR="00FF4549" w:rsidRPr="20C05AC6" w:rsidDel="00FF4549">
          <w:rPr>
            <w:rFonts w:ascii="Times New Roman" w:hAnsi="Times New Roman" w:cs="Times New Roman"/>
          </w:rPr>
          <w:delText>e to</w:delText>
        </w:r>
      </w:del>
      <w:ins w:id="194" w:author="a.foggo@plymouth.ac.uk" w:date="2026-01-09T16:58:00Z" w16du:dateUtc="2026-01-09T16:58:51Z">
        <w:r w:rsidR="3BB9867C" w:rsidRPr="20C05AC6">
          <w:rPr>
            <w:rFonts w:ascii="Times New Roman" w:hAnsi="Times New Roman" w:cs="Times New Roman"/>
          </w:rPr>
          <w:t>of</w:t>
        </w:r>
      </w:ins>
      <w:r w:rsidRPr="20C05AC6">
        <w:rPr>
          <w:rFonts w:ascii="Times New Roman" w:hAnsi="Times New Roman" w:cs="Times New Roman"/>
        </w:rPr>
        <w:t xml:space="preserve"> seaweed blue carbon</w:t>
      </w:r>
      <w:del w:id="195" w:author="a.foggo@plymouth.ac.uk" w:date="2026-01-09T16:57:00Z" w16du:dateUtc="2026-01-09T16:57:28Z">
        <w:r w:rsidR="00FF4549" w:rsidRPr="20C05AC6" w:rsidDel="00FF4549">
          <w:rPr>
            <w:rFonts w:ascii="Times New Roman" w:hAnsi="Times New Roman" w:cs="Times New Roman"/>
          </w:rPr>
          <w:delText xml:space="preserve"> in the first place</w:delText>
        </w:r>
      </w:del>
      <w:r w:rsidRPr="20C05AC6">
        <w:rPr>
          <w:rFonts w:ascii="Times New Roman" w:hAnsi="Times New Roman" w:cs="Times New Roman"/>
        </w:rPr>
        <w:t xml:space="preserve"> and continues to be frequently cited in its support</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BEC{Filbee-Dexter et al., 2024, #27977; Pessarrodona et al., 2022, #59703; Krause-Jensen and Duarte, 2016, #82158; Pessarrodona et al., 2023, #24779}</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2–5</w:t>
      </w:r>
      <w:r w:rsidR="00FF4549" w:rsidRPr="20C05AC6">
        <w:rPr>
          <w:rFonts w:ascii="Times New Roman" w:hAnsi="Times New Roman" w:cs="Times New Roman"/>
        </w:rPr>
        <w:fldChar w:fldCharType="end"/>
      </w:r>
      <w:r w:rsidRPr="20C05AC6">
        <w:rPr>
          <w:rFonts w:ascii="Times New Roman" w:hAnsi="Times New Roman" w:cs="Times New Roman"/>
        </w:rPr>
        <w:t xml:space="preserve">, so it is sensible to revisit turnover. Early </w:t>
      </w:r>
      <w:ins w:id="196" w:author="a.foggo@plymouth.ac.uk" w:date="2026-01-09T16:59:00Z" w16du:dateUtc="2026-01-09T16:59:42Z">
        <w:r w:rsidR="0782F9EF" w:rsidRPr="20C05AC6">
          <w:rPr>
            <w:rFonts w:ascii="Times New Roman" w:hAnsi="Times New Roman" w:cs="Times New Roman"/>
          </w:rPr>
          <w:t>studies</w:t>
        </w:r>
      </w:ins>
      <w:del w:id="197" w:author="a.foggo@plymouth.ac.uk" w:date="2026-01-09T16:59:00Z" w16du:dateUtc="2026-01-09T16:59:47Z">
        <w:r w:rsidR="00FF4549" w:rsidRPr="20C05AC6" w:rsidDel="00FF4549">
          <w:rPr>
            <w:rFonts w:ascii="Times New Roman" w:hAnsi="Times New Roman" w:cs="Times New Roman"/>
          </w:rPr>
          <w:delText>claims are</w:delText>
        </w:r>
      </w:del>
      <w:r w:rsidRPr="20C05AC6">
        <w:rPr>
          <w:rFonts w:ascii="Times New Roman" w:hAnsi="Times New Roman" w:cs="Times New Roman"/>
        </w:rPr>
        <w:t xml:space="preserve"> already contradict</w:t>
      </w:r>
      <w:ins w:id="198" w:author="a.foggo@plymouth.ac.uk" w:date="2026-01-09T16:59:00Z" w16du:dateUtc="2026-01-09T16:59:59Z">
        <w:r w:rsidR="0A2A96CB" w:rsidRPr="20C05AC6">
          <w:rPr>
            <w:rFonts w:ascii="Times New Roman" w:hAnsi="Times New Roman" w:cs="Times New Roman"/>
          </w:rPr>
          <w:t xml:space="preserve"> o</w:t>
        </w:r>
      </w:ins>
      <w:ins w:id="199" w:author="a.foggo@plymouth.ac.uk" w:date="2026-01-09T17:00:00Z" w16du:dateUtc="2026-01-09T17:00:43Z">
        <w:r w:rsidR="0A2A96CB" w:rsidRPr="20C05AC6">
          <w:rPr>
            <w:rFonts w:ascii="Times New Roman" w:hAnsi="Times New Roman" w:cs="Times New Roman"/>
          </w:rPr>
          <w:t>ne another</w:t>
        </w:r>
      </w:ins>
      <w:del w:id="200" w:author="a.foggo@plymouth.ac.uk" w:date="2026-01-09T16:59:00Z" w16du:dateUtc="2026-01-09T16:59:57Z">
        <w:r w:rsidR="00FF4549" w:rsidRPr="20C05AC6" w:rsidDel="00FF4549">
          <w:rPr>
            <w:rFonts w:ascii="Times New Roman" w:hAnsi="Times New Roman" w:cs="Times New Roman"/>
          </w:rPr>
          <w:delText>ory</w:delText>
        </w:r>
      </w:del>
      <w:r w:rsidRPr="20C05AC6">
        <w:rPr>
          <w:rFonts w:ascii="Times New Roman" w:hAnsi="Times New Roman" w:cs="Times New Roman"/>
        </w:rPr>
        <w:t>: seaweed forest turnover time is simultaneously shown to be as fast as 18 days</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BEC{Mann, 1973, #96395}</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11</w:t>
      </w:r>
      <w:r w:rsidR="00FF4549" w:rsidRPr="20C05AC6">
        <w:rPr>
          <w:rFonts w:ascii="Times New Roman" w:hAnsi="Times New Roman" w:cs="Times New Roman"/>
        </w:rPr>
        <w:fldChar w:fldCharType="end"/>
      </w:r>
      <w:r w:rsidRPr="20C05AC6">
        <w:rPr>
          <w:rFonts w:ascii="Times New Roman" w:hAnsi="Times New Roman" w:cs="Times New Roman"/>
        </w:rPr>
        <w:t xml:space="preserve"> and claimed to be the slowest</w:t>
      </w:r>
      <w:del w:id="201" w:author="a.foggo@plymouth.ac.uk" w:date="2026-02-03T12:03:00Z" w16du:dateUtc="2026-02-03T12:03:38Z">
        <w:r w:rsidR="00FF4549" w:rsidRPr="20C05AC6" w:rsidDel="55543525">
          <w:rPr>
            <w:rFonts w:ascii="Times New Roman" w:hAnsi="Times New Roman" w:cs="Times New Roman"/>
          </w:rPr>
          <w:delText xml:space="preserve"> turnover</w:delText>
        </w:r>
      </w:del>
      <w:r w:rsidRPr="20C05AC6">
        <w:rPr>
          <w:rFonts w:ascii="Times New Roman" w:hAnsi="Times New Roman" w:cs="Times New Roman"/>
        </w:rPr>
        <w:t xml:space="preserve"> of marine plants (about one year) albeit</w:t>
      </w:r>
      <w:ins w:id="202" w:author="a.foggo@plymouth.ac.uk" w:date="2026-02-03T12:04:00Z" w16du:dateUtc="2026-02-03T12:04:33Z">
        <w:r w:rsidR="082020BF" w:rsidRPr="20C05AC6">
          <w:rPr>
            <w:rFonts w:ascii="Times New Roman" w:hAnsi="Times New Roman" w:cs="Times New Roman"/>
          </w:rPr>
          <w:t xml:space="preserve"> still</w:t>
        </w:r>
      </w:ins>
      <w:del w:id="203" w:author="a.foggo@plymouth.ac.uk" w:date="2026-02-03T12:04:00Z" w16du:dateUtc="2026-02-03T12:04:14Z">
        <w:r w:rsidR="00FF4549" w:rsidRPr="20C05AC6" w:rsidDel="55543525">
          <w:rPr>
            <w:rFonts w:ascii="Times New Roman" w:hAnsi="Times New Roman" w:cs="Times New Roman"/>
          </w:rPr>
          <w:delText xml:space="preserve"> </w:delText>
        </w:r>
      </w:del>
      <w:ins w:id="204" w:author="a.foggo@plymouth.ac.uk" w:date="2026-01-13T14:52:00Z" w16du:dateUtc="2026-01-13T14:52:06Z">
        <w:r w:rsidR="4334E53D" w:rsidRPr="20C05AC6">
          <w:rPr>
            <w:rFonts w:ascii="Times New Roman" w:hAnsi="Times New Roman" w:cs="Times New Roman"/>
          </w:rPr>
          <w:t xml:space="preserve"> </w:t>
        </w:r>
      </w:ins>
      <w:r w:rsidRPr="20C05AC6">
        <w:rPr>
          <w:rFonts w:ascii="Times New Roman" w:hAnsi="Times New Roman" w:cs="Times New Roman"/>
        </w:rPr>
        <w:t>much faster than that of terrestrial forests</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BEC{Smith, 1981, #43309}</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24</w:t>
      </w:r>
      <w:r w:rsidR="00FF4549" w:rsidRPr="20C05AC6">
        <w:rPr>
          <w:rFonts w:ascii="Times New Roman" w:hAnsi="Times New Roman" w:cs="Times New Roman"/>
        </w:rPr>
        <w:fldChar w:fldCharType="end"/>
      </w:r>
      <w:r w:rsidRPr="20C05AC6">
        <w:rPr>
          <w:rFonts w:ascii="Times New Roman" w:hAnsi="Times New Roman" w:cs="Times New Roman"/>
        </w:rPr>
        <w:t xml:space="preserve">. Clarity on this topic is important for </w:t>
      </w:r>
      <w:r w:rsidRPr="20C05AC6">
        <w:rPr>
          <w:rFonts w:ascii="Times New Roman" w:hAnsi="Times New Roman" w:cs="Times New Roman"/>
          <w:lang w:bidi="he-IL"/>
        </w:rPr>
        <w:t>CO</w:t>
      </w:r>
      <w:r w:rsidRPr="20C05AC6">
        <w:rPr>
          <w:rFonts w:ascii="Times New Roman" w:hAnsi="Times New Roman" w:cs="Times New Roman"/>
          <w:vertAlign w:val="subscript"/>
          <w:lang w:bidi="he-IL"/>
        </w:rPr>
        <w:t>2</w:t>
      </w:r>
      <w:r w:rsidRPr="20C05AC6">
        <w:rPr>
          <w:rFonts w:ascii="Times New Roman" w:hAnsi="Times New Roman" w:cs="Times New Roman"/>
        </w:rPr>
        <w:t xml:space="preserve"> removal estimates</w:t>
      </w:r>
      <w:del w:id="205" w:author="Karen Filbee-Dexter" w:date="2026-01-10T01:36:00Z" w16du:dateUtc="2026-01-10T01:36:51Z">
        <w:r w:rsidR="00FF4549" w:rsidRPr="20C05AC6" w:rsidDel="00FF4549">
          <w:rPr>
            <w:rFonts w:ascii="Times New Roman" w:hAnsi="Times New Roman" w:cs="Times New Roman"/>
          </w:rPr>
          <w:delText xml:space="preserve"> is</w:delText>
        </w:r>
      </w:del>
      <w:r w:rsidRPr="20C05AC6">
        <w:rPr>
          <w:rFonts w:ascii="Times New Roman" w:hAnsi="Times New Roman" w:cs="Times New Roman"/>
        </w:rPr>
        <w:t xml:space="preserve"> because the turnover of plants </w:t>
      </w:r>
      <w:ins w:id="206" w:author="a.foggo@plymouth.ac.uk" w:date="2026-01-09T17:01:00Z" w16du:dateUtc="2026-01-09T17:01:52Z">
        <w:r w:rsidR="1E841E97" w:rsidRPr="20C05AC6">
          <w:rPr>
            <w:rFonts w:ascii="Times New Roman" w:hAnsi="Times New Roman" w:cs="Times New Roman"/>
          </w:rPr>
          <w:t xml:space="preserve">encompasses </w:t>
        </w:r>
      </w:ins>
      <w:del w:id="207" w:author="a.foggo@plymouth.ac.uk" w:date="2026-01-09T17:01:00Z" w16du:dateUtc="2026-01-09T17:01:43Z">
        <w:r w:rsidR="00FF4549" w:rsidRPr="20C05AC6" w:rsidDel="00FF4549">
          <w:rPr>
            <w:rFonts w:ascii="Times New Roman" w:hAnsi="Times New Roman" w:cs="Times New Roman"/>
          </w:rPr>
          <w:delText>relates to</w:delText>
        </w:r>
      </w:del>
      <w:r w:rsidRPr="20C05AC6">
        <w:rPr>
          <w:rFonts w:ascii="Times New Roman" w:hAnsi="Times New Roman" w:cs="Times New Roman"/>
        </w:rPr>
        <w:t xml:space="preserve"> that of their detritus. More intuitively, plant</w:t>
      </w:r>
      <w:del w:id="208" w:author="a.foggo@plymouth.ac.uk" w:date="2026-01-09T17:02:00Z" w16du:dateUtc="2026-01-09T17:02:26Z">
        <w:r w:rsidR="00FF4549" w:rsidRPr="20C05AC6" w:rsidDel="00FF4549">
          <w:rPr>
            <w:rFonts w:ascii="Times New Roman" w:hAnsi="Times New Roman" w:cs="Times New Roman"/>
          </w:rPr>
          <w:delText>s</w:delText>
        </w:r>
      </w:del>
      <w:r w:rsidRPr="20C05AC6">
        <w:rPr>
          <w:rFonts w:ascii="Times New Roman" w:hAnsi="Times New Roman" w:cs="Times New Roman"/>
        </w:rPr>
        <w:t xml:space="preserve"> tissue</w:t>
      </w:r>
      <w:ins w:id="209" w:author="a.foggo@plymouth.ac.uk" w:date="2026-01-09T17:02:00Z" w16du:dateUtc="2026-01-09T17:02:37Z">
        <w:r w:rsidR="13AC947A" w:rsidRPr="20C05AC6">
          <w:rPr>
            <w:rFonts w:ascii="Times New Roman" w:hAnsi="Times New Roman" w:cs="Times New Roman"/>
          </w:rPr>
          <w:t>s</w:t>
        </w:r>
      </w:ins>
      <w:r w:rsidRPr="20C05AC6">
        <w:rPr>
          <w:rFonts w:ascii="Times New Roman" w:hAnsi="Times New Roman" w:cs="Times New Roman"/>
        </w:rPr>
        <w:t xml:space="preserve"> which </w:t>
      </w:r>
      <w:ins w:id="210" w:author="a.foggo@plymouth.ac.uk" w:date="2026-01-09T17:02:00Z" w16du:dateUtc="2026-01-09T17:02:41Z">
        <w:r w:rsidR="1009E1B7" w:rsidRPr="20C05AC6">
          <w:rPr>
            <w:rFonts w:ascii="Times New Roman" w:hAnsi="Times New Roman" w:cs="Times New Roman"/>
          </w:rPr>
          <w:t>are</w:t>
        </w:r>
      </w:ins>
      <w:del w:id="211" w:author="a.foggo@plymouth.ac.uk" w:date="2026-01-09T17:02:00Z" w16du:dateUtc="2026-01-09T17:02:40Z">
        <w:r w:rsidR="00FF4549" w:rsidRPr="20C05AC6" w:rsidDel="00FF4549">
          <w:rPr>
            <w:rFonts w:ascii="Times New Roman" w:hAnsi="Times New Roman" w:cs="Times New Roman"/>
          </w:rPr>
          <w:delText>is</w:delText>
        </w:r>
      </w:del>
      <w:r w:rsidRPr="20C05AC6">
        <w:rPr>
          <w:rFonts w:ascii="Times New Roman" w:hAnsi="Times New Roman" w:cs="Times New Roman"/>
        </w:rPr>
        <w:t xml:space="preserve"> </w:t>
      </w:r>
      <w:del w:id="212" w:author="Karen Filbee-Dexter" w:date="2026-01-10T01:37:00Z" w16du:dateUtc="2026-01-10T01:37:07Z">
        <w:r w:rsidR="00FF4549" w:rsidRPr="20C05AC6" w:rsidDel="00FF4549">
          <w:rPr>
            <w:rFonts w:ascii="Times New Roman" w:hAnsi="Times New Roman" w:cs="Times New Roman"/>
          </w:rPr>
          <w:delText xml:space="preserve">composed </w:delText>
        </w:r>
      </w:del>
      <w:ins w:id="213" w:author="Karen Filbee-Dexter" w:date="2026-01-10T01:37:00Z" w16du:dateUtc="2026-01-10T01:37:09Z">
        <w:r w:rsidR="3F439ADA" w:rsidRPr="20C05AC6">
          <w:rPr>
            <w:rFonts w:ascii="Times New Roman" w:hAnsi="Times New Roman" w:cs="Times New Roman"/>
          </w:rPr>
          <w:t xml:space="preserve">produced </w:t>
        </w:r>
      </w:ins>
      <w:r w:rsidRPr="20C05AC6">
        <w:rPr>
          <w:rFonts w:ascii="Times New Roman" w:hAnsi="Times New Roman" w:cs="Times New Roman"/>
        </w:rPr>
        <w:t xml:space="preserve">rapidly </w:t>
      </w:r>
      <w:ins w:id="214" w:author="a.foggo@plymouth.ac.uk" w:date="2026-01-09T17:02:00Z" w16du:dateUtc="2026-01-09T17:02:52Z">
        <w:r w:rsidR="51272391" w:rsidRPr="20C05AC6">
          <w:rPr>
            <w:rFonts w:ascii="Times New Roman" w:hAnsi="Times New Roman" w:cs="Times New Roman"/>
          </w:rPr>
          <w:t>are</w:t>
        </w:r>
      </w:ins>
      <w:del w:id="215" w:author="a.foggo@plymouth.ac.uk" w:date="2026-01-09T17:02:00Z" w16du:dateUtc="2026-01-09T17:02:50Z">
        <w:r w:rsidR="00FF4549" w:rsidRPr="20C05AC6" w:rsidDel="00FF4549">
          <w:rPr>
            <w:rFonts w:ascii="Times New Roman" w:hAnsi="Times New Roman" w:cs="Times New Roman"/>
          </w:rPr>
          <w:delText>is</w:delText>
        </w:r>
      </w:del>
      <w:r w:rsidRPr="20C05AC6">
        <w:rPr>
          <w:rFonts w:ascii="Times New Roman" w:hAnsi="Times New Roman" w:cs="Times New Roman"/>
        </w:rPr>
        <w:t xml:space="preserve"> </w:t>
      </w:r>
      <w:ins w:id="216" w:author="a.foggo@plymouth.ac.uk" w:date="2026-01-13T14:53:00Z" w16du:dateUtc="2026-01-13T14:53:19Z">
        <w:r w:rsidR="24C02A82" w:rsidRPr="20C05AC6">
          <w:rPr>
            <w:rFonts w:ascii="Times New Roman" w:hAnsi="Times New Roman" w:cs="Times New Roman"/>
          </w:rPr>
          <w:t>usually</w:t>
        </w:r>
      </w:ins>
      <w:del w:id="217" w:author="a.foggo@plymouth.ac.uk" w:date="2026-01-13T14:53:00Z" w16du:dateUtc="2026-01-13T14:53:13Z">
        <w:r w:rsidR="00FF4549" w:rsidRPr="20C05AC6" w:rsidDel="00FF4549">
          <w:rPr>
            <w:rFonts w:ascii="Times New Roman" w:hAnsi="Times New Roman" w:cs="Times New Roman"/>
          </w:rPr>
          <w:delText>also</w:delText>
        </w:r>
      </w:del>
      <w:r w:rsidRPr="20C05AC6">
        <w:rPr>
          <w:rFonts w:ascii="Times New Roman" w:hAnsi="Times New Roman" w:cs="Times New Roman"/>
        </w:rPr>
        <w:t xml:space="preserve"> decomposed rapidly, and there are in fact empirical relationships between turnover and </w:t>
      </w:r>
      <w:commentRangeStart w:id="218"/>
      <w:r w:rsidRPr="20C05AC6">
        <w:rPr>
          <w:rFonts w:ascii="Times New Roman" w:hAnsi="Times New Roman" w:cs="Times New Roman"/>
        </w:rPr>
        <w:t>decomposition</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BEC{Cebrián and Duarte, 1995, #98069}</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12</w:t>
      </w:r>
      <w:r w:rsidR="00FF4549" w:rsidRPr="20C05AC6">
        <w:rPr>
          <w:rFonts w:ascii="Times New Roman" w:hAnsi="Times New Roman" w:cs="Times New Roman"/>
        </w:rPr>
        <w:fldChar w:fldCharType="end"/>
      </w:r>
      <w:commentRangeEnd w:id="218"/>
      <w:r w:rsidR="00FF4549" w:rsidRPr="20C05AC6">
        <w:rPr>
          <w:rStyle w:val="CommentReference"/>
          <w:rFonts w:ascii="Times New Roman" w:hAnsi="Times New Roman" w:cs="Times New Roman"/>
          <w:sz w:val="24"/>
          <w:szCs w:val="24"/>
        </w:rPr>
        <w:commentReference w:id="218"/>
      </w:r>
      <w:r w:rsidRPr="20C05AC6">
        <w:rPr>
          <w:rFonts w:ascii="Times New Roman" w:hAnsi="Times New Roman" w:cs="Times New Roman"/>
        </w:rPr>
        <w:t xml:space="preserve"> as well as</w:t>
      </w:r>
      <w:ins w:id="219" w:author="a.foggo@plymouth.ac.uk" w:date="2026-01-09T17:03:00Z" w16du:dateUtc="2026-01-09T17:03:35Z">
        <w:r w:rsidR="654B9209" w:rsidRPr="20C05AC6">
          <w:rPr>
            <w:rFonts w:ascii="Times New Roman" w:hAnsi="Times New Roman" w:cs="Times New Roman"/>
          </w:rPr>
          <w:t xml:space="preserve"> with </w:t>
        </w:r>
      </w:ins>
      <w:ins w:id="220" w:author="a.foggo@plymouth.ac.uk" w:date="2026-01-09T17:04:00Z" w16du:dateUtc="2026-01-09T17:04:10Z">
        <w:r w:rsidR="654B9209" w:rsidRPr="20C05AC6">
          <w:rPr>
            <w:rFonts w:ascii="Times New Roman" w:hAnsi="Times New Roman" w:cs="Times New Roman"/>
          </w:rPr>
          <w:t>processes</w:t>
        </w:r>
      </w:ins>
      <w:ins w:id="221" w:author="a.foggo@plymouth.ac.uk" w:date="2026-01-09T17:03:00Z" w16du:dateUtc="2026-01-09T17:03:35Z">
        <w:del w:id="222" w:author="Karen Filbee-Dexter" w:date="2026-01-10T01:36:00Z" w16du:dateUtc="2026-01-10T01:36:32Z">
          <w:r w:rsidR="00FF4549" w:rsidRPr="20C05AC6" w:rsidDel="00FF4549">
            <w:rPr>
              <w:rFonts w:ascii="Times New Roman" w:hAnsi="Times New Roman" w:cs="Times New Roman"/>
            </w:rPr>
            <w:delText>s</w:delText>
          </w:r>
        </w:del>
        <w:r w:rsidR="654B9209" w:rsidRPr="20C05AC6">
          <w:rPr>
            <w:rFonts w:ascii="Times New Roman" w:hAnsi="Times New Roman" w:cs="Times New Roman"/>
          </w:rPr>
          <w:t xml:space="preserve"> such as</w:t>
        </w:r>
      </w:ins>
      <w:r w:rsidRPr="20C05AC6">
        <w:rPr>
          <w:rFonts w:ascii="Times New Roman" w:hAnsi="Times New Roman" w:cs="Times New Roman"/>
        </w:rPr>
        <w:t xml:space="preserve"> herbivory</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BEC{Cebrián and Duarte, 1994, #55384}</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25</w:t>
      </w:r>
      <w:r w:rsidR="00FF4549" w:rsidRPr="20C05AC6">
        <w:rPr>
          <w:rFonts w:ascii="Times New Roman" w:hAnsi="Times New Roman" w:cs="Times New Roman"/>
        </w:rPr>
        <w:fldChar w:fldCharType="end"/>
      </w:r>
      <w:r w:rsidRPr="20C05AC6">
        <w:rPr>
          <w:rFonts w:ascii="Times New Roman" w:hAnsi="Times New Roman" w:cs="Times New Roman"/>
        </w:rPr>
        <w:t xml:space="preserve">. Precisely because of its relationship with decomposition, turnover is the unit for comparing production in the context of </w:t>
      </w:r>
      <w:r w:rsidRPr="20C05AC6">
        <w:rPr>
          <w:rFonts w:ascii="Times New Roman" w:hAnsi="Times New Roman" w:cs="Times New Roman"/>
          <w:lang w:bidi="he-IL"/>
        </w:rPr>
        <w:t>CO</w:t>
      </w:r>
      <w:r w:rsidRPr="20C05AC6">
        <w:rPr>
          <w:rFonts w:ascii="Times New Roman" w:hAnsi="Times New Roman" w:cs="Times New Roman"/>
          <w:vertAlign w:val="subscript"/>
          <w:lang w:bidi="he-IL"/>
        </w:rPr>
        <w:t>2</w:t>
      </w:r>
      <w:r w:rsidRPr="20C05AC6">
        <w:rPr>
          <w:rFonts w:ascii="Times New Roman" w:hAnsi="Times New Roman" w:cs="Times New Roman"/>
        </w:rPr>
        <w:t xml:space="preserve"> removal</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BEC{Smith, 1981, #43309}</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24</w:t>
      </w:r>
      <w:r w:rsidR="00FF4549" w:rsidRPr="20C05AC6">
        <w:rPr>
          <w:rFonts w:ascii="Times New Roman" w:hAnsi="Times New Roman" w:cs="Times New Roman"/>
        </w:rPr>
        <w:fldChar w:fldCharType="end"/>
      </w:r>
      <w:r w:rsidRPr="20C05AC6">
        <w:rPr>
          <w:rFonts w:ascii="Times New Roman" w:hAnsi="Times New Roman" w:cs="Times New Roman"/>
        </w:rPr>
        <w:t>.</w:t>
      </w:r>
      <w:commentRangeStart w:id="223"/>
      <w:commentRangeEnd w:id="223"/>
      <w:r w:rsidR="00FF4549" w:rsidRPr="00FF4549">
        <w:rPr>
          <w:rStyle w:val="CommentReference"/>
          <w:rFonts w:ascii="Times New Roman" w:hAnsi="Times New Roman" w:cs="Times New Roman"/>
          <w:sz w:val="24"/>
          <w:szCs w:val="24"/>
        </w:rPr>
        <w:commentReference w:id="223"/>
      </w:r>
    </w:p>
    <w:p w14:paraId="7B84681F" w14:textId="77777777" w:rsidR="00FF4549" w:rsidRPr="00FF4549" w:rsidRDefault="00FF4549" w:rsidP="00FF4549">
      <w:pPr>
        <w:rPr>
          <w:rFonts w:ascii="Times New Roman" w:hAnsi="Times New Roman" w:cs="Times New Roman"/>
        </w:rPr>
      </w:pPr>
    </w:p>
    <w:p w14:paraId="219B70C3" w14:textId="0A6E9BFF" w:rsidR="00FF4549" w:rsidRPr="00FF4549" w:rsidRDefault="55543525" w:rsidP="00FF4549">
      <w:pPr>
        <w:rPr>
          <w:rFonts w:ascii="Times New Roman" w:hAnsi="Times New Roman" w:cs="Times New Roman"/>
        </w:rPr>
      </w:pPr>
      <w:r w:rsidRPr="05EACB1E">
        <w:rPr>
          <w:rFonts w:ascii="Times New Roman" w:hAnsi="Times New Roman" w:cs="Times New Roman"/>
        </w:rPr>
        <w:t>Despite this, the focus of seaweed blue carbon has mostly shifted to absolute production, a lens through which seaweed forests are frequently compared to terrestrial forests. For instance, seaweed forests are claimed to be equivalent to the Amazon rainforest in global area and production</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BEC{Duarte et al., 2022, #38140}</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1</w:t>
      </w:r>
      <w:r w:rsidR="00FF4549" w:rsidRPr="05EACB1E">
        <w:rPr>
          <w:rFonts w:ascii="Times New Roman" w:hAnsi="Times New Roman" w:cs="Times New Roman"/>
        </w:rPr>
        <w:fldChar w:fldCharType="end"/>
      </w:r>
      <w:r w:rsidRPr="05EACB1E">
        <w:rPr>
          <w:rFonts w:ascii="Times New Roman" w:hAnsi="Times New Roman" w:cs="Times New Roman"/>
        </w:rPr>
        <w:t>, and areal production is said to match that of terrestrial forests</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BEC{Pessarrodona et al., 2022, #59703}</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4</w:t>
      </w:r>
      <w:r w:rsidR="00FF4549" w:rsidRPr="05EACB1E">
        <w:rPr>
          <w:rFonts w:ascii="Times New Roman" w:hAnsi="Times New Roman" w:cs="Times New Roman"/>
        </w:rPr>
        <w:fldChar w:fldCharType="end"/>
      </w:r>
      <w:r w:rsidRPr="05EACB1E">
        <w:rPr>
          <w:rFonts w:ascii="Times New Roman" w:hAnsi="Times New Roman" w:cs="Times New Roman"/>
        </w:rPr>
        <w:t xml:space="preserve">, the implication always being that their </w:t>
      </w:r>
      <w:r w:rsidRPr="05EACB1E">
        <w:rPr>
          <w:rFonts w:ascii="Times New Roman" w:hAnsi="Times New Roman" w:cs="Times New Roman"/>
          <w:lang w:bidi="he-IL"/>
        </w:rPr>
        <w:t>CO</w:t>
      </w:r>
      <w:r w:rsidRPr="05EACB1E">
        <w:rPr>
          <w:rFonts w:ascii="Times New Roman" w:hAnsi="Times New Roman" w:cs="Times New Roman"/>
          <w:vertAlign w:val="subscript"/>
          <w:lang w:bidi="he-IL"/>
        </w:rPr>
        <w:t>2</w:t>
      </w:r>
      <w:r w:rsidRPr="05EACB1E">
        <w:rPr>
          <w:rFonts w:ascii="Times New Roman" w:hAnsi="Times New Roman" w:cs="Times New Roman"/>
        </w:rPr>
        <w:t xml:space="preserve"> removal is comparable. But areal production is fairly conserved across all plant ecosystems</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BEC{Cebrian, 1999, #32569}</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26</w:t>
      </w:r>
      <w:r w:rsidR="00FF4549" w:rsidRPr="05EACB1E">
        <w:rPr>
          <w:rFonts w:ascii="Times New Roman" w:hAnsi="Times New Roman" w:cs="Times New Roman"/>
        </w:rPr>
        <w:fldChar w:fldCharType="end"/>
      </w:r>
      <w:r w:rsidRPr="05EACB1E">
        <w:rPr>
          <w:rFonts w:ascii="Times New Roman" w:hAnsi="Times New Roman" w:cs="Times New Roman"/>
        </w:rPr>
        <w:t xml:space="preserve">—likely determined simply by the amount of available sunlight, </w:t>
      </w:r>
      <w:r w:rsidRPr="05EACB1E">
        <w:rPr>
          <w:rFonts w:ascii="Times New Roman" w:hAnsi="Times New Roman" w:cs="Times New Roman"/>
          <w:lang w:bidi="he-IL"/>
        </w:rPr>
        <w:t>CO</w:t>
      </w:r>
      <w:r w:rsidRPr="05EACB1E">
        <w:rPr>
          <w:rFonts w:ascii="Times New Roman" w:hAnsi="Times New Roman" w:cs="Times New Roman"/>
          <w:vertAlign w:val="subscript"/>
          <w:lang w:bidi="he-IL"/>
        </w:rPr>
        <w:t>2</w:t>
      </w:r>
      <w:r w:rsidRPr="05EACB1E">
        <w:rPr>
          <w:rFonts w:ascii="Times New Roman" w:hAnsi="Times New Roman" w:cs="Times New Roman"/>
        </w:rPr>
        <w:t xml:space="preserve"> and </w:t>
      </w:r>
      <w:ins w:id="224" w:author="a.foggo@plymouth.ac.uk" w:date="2026-01-09T17:05:00Z">
        <w:r w:rsidR="1052217C" w:rsidRPr="05EACB1E">
          <w:rPr>
            <w:rFonts w:ascii="Times New Roman" w:hAnsi="Times New Roman" w:cs="Times New Roman"/>
          </w:rPr>
          <w:t>water</w:t>
        </w:r>
      </w:ins>
      <w:del w:id="225" w:author="a.foggo@plymouth.ac.uk" w:date="2026-01-09T17:05:00Z">
        <w:r w:rsidR="00FF4549" w:rsidRPr="05EACB1E" w:rsidDel="55543525">
          <w:rPr>
            <w:rFonts w:ascii="Times New Roman" w:hAnsi="Times New Roman" w:cs="Times New Roman"/>
          </w:rPr>
          <w:delText>nutrients</w:delText>
        </w:r>
      </w:del>
      <w:r w:rsidRPr="05EACB1E">
        <w:rPr>
          <w:rFonts w:ascii="Times New Roman" w:hAnsi="Times New Roman" w:cs="Times New Roman"/>
        </w:rPr>
        <w:t>—and has no bearing on the fate of</w:t>
      </w:r>
      <w:commentRangeStart w:id="226"/>
      <w:r w:rsidRPr="05EACB1E">
        <w:rPr>
          <w:rFonts w:ascii="Times New Roman" w:hAnsi="Times New Roman" w:cs="Times New Roman"/>
        </w:rPr>
        <w:t xml:space="preserve"> carbon</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BEC{Cebrián and Duarte, 1995, #98069}</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12</w:t>
      </w:r>
      <w:r w:rsidR="00FF4549" w:rsidRPr="05EACB1E">
        <w:rPr>
          <w:rFonts w:ascii="Times New Roman" w:hAnsi="Times New Roman" w:cs="Times New Roman"/>
        </w:rPr>
        <w:fldChar w:fldCharType="end"/>
      </w:r>
      <w:r w:rsidRPr="05EACB1E">
        <w:rPr>
          <w:rFonts w:ascii="Times New Roman" w:hAnsi="Times New Roman" w:cs="Times New Roman"/>
        </w:rPr>
        <w:t>.</w:t>
      </w:r>
      <w:commentRangeEnd w:id="226"/>
      <w:r w:rsidR="00FF4549" w:rsidRPr="05EACB1E">
        <w:rPr>
          <w:rStyle w:val="CommentReference"/>
          <w:rFonts w:ascii="Times New Roman" w:hAnsi="Times New Roman" w:cs="Times New Roman"/>
          <w:sz w:val="24"/>
          <w:szCs w:val="24"/>
        </w:rPr>
        <w:commentReference w:id="226"/>
      </w:r>
      <w:r w:rsidRPr="05EACB1E">
        <w:rPr>
          <w:rFonts w:ascii="Times New Roman" w:hAnsi="Times New Roman" w:cs="Times New Roman"/>
        </w:rPr>
        <w:t xml:space="preserve"> What matters is not absolute but relative production, which leads us back to turnover. Here we revisit</w:t>
      </w:r>
      <w:commentRangeStart w:id="227"/>
      <w:r w:rsidRPr="05EACB1E">
        <w:rPr>
          <w:rFonts w:ascii="Times New Roman" w:hAnsi="Times New Roman" w:cs="Times New Roman"/>
        </w:rPr>
        <w:t>ed turnover by compiling data on annual kelp biomass turnover</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BEC{Wright, 2025, #48148}</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27</w:t>
      </w:r>
      <w:r w:rsidR="00FF4549" w:rsidRPr="05EACB1E">
        <w:rPr>
          <w:rFonts w:ascii="Times New Roman" w:hAnsi="Times New Roman" w:cs="Times New Roman"/>
        </w:rPr>
        <w:fldChar w:fldCharType="end"/>
      </w:r>
      <w:r w:rsidRPr="05EACB1E">
        <w:rPr>
          <w:rFonts w:ascii="Times New Roman" w:hAnsi="Times New Roman" w:cs="Times New Roman"/>
        </w:rPr>
        <w:t xml:space="preserve"> and compar</w:t>
      </w:r>
      <w:ins w:id="228" w:author="a.foggo@plymouth.ac.uk" w:date="2026-01-09T17:09:00Z">
        <w:r w:rsidR="54A51B63" w:rsidRPr="05EACB1E">
          <w:rPr>
            <w:rFonts w:ascii="Times New Roman" w:hAnsi="Times New Roman" w:cs="Times New Roman"/>
          </w:rPr>
          <w:t>ed</w:t>
        </w:r>
      </w:ins>
      <w:del w:id="229" w:author="a.foggo@plymouth.ac.uk" w:date="2026-01-09T17:09:00Z">
        <w:r w:rsidR="00FF4549" w:rsidRPr="05EACB1E" w:rsidDel="55543525">
          <w:rPr>
            <w:rFonts w:ascii="Times New Roman" w:hAnsi="Times New Roman" w:cs="Times New Roman"/>
          </w:rPr>
          <w:delText>ing</w:delText>
        </w:r>
      </w:del>
      <w:r w:rsidRPr="05EACB1E">
        <w:rPr>
          <w:rFonts w:ascii="Times New Roman" w:hAnsi="Times New Roman" w:cs="Times New Roman"/>
        </w:rPr>
        <w:t xml:space="preserve"> these to data on </w:t>
      </w:r>
      <w:r w:rsidRPr="05EACB1E">
        <w:rPr>
          <w:rFonts w:ascii="Times New Roman" w:hAnsi="Times New Roman" w:cs="Times New Roman"/>
        </w:rPr>
        <w:lastRenderedPageBreak/>
        <w:t>terrestrial forests</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BEC{Cebrian, 1999, #32569; Anderson‐Teixeira et al., 2018, #80225}</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13,26</w:t>
      </w:r>
      <w:r w:rsidR="00FF4549" w:rsidRPr="05EACB1E">
        <w:rPr>
          <w:rFonts w:ascii="Times New Roman" w:hAnsi="Times New Roman" w:cs="Times New Roman"/>
        </w:rPr>
        <w:fldChar w:fldCharType="end"/>
      </w:r>
      <w:r w:rsidRPr="05EACB1E">
        <w:rPr>
          <w:rFonts w:ascii="Times New Roman" w:hAnsi="Times New Roman" w:cs="Times New Roman"/>
        </w:rPr>
        <w:t>. By reanalysing the turnover–decomposition relationship</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BEC{Cebrián and Duarte, 1995, #98069}</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12</w:t>
      </w:r>
      <w:r w:rsidR="00FF4549" w:rsidRPr="05EACB1E">
        <w:rPr>
          <w:rFonts w:ascii="Times New Roman" w:hAnsi="Times New Roman" w:cs="Times New Roman"/>
        </w:rPr>
        <w:fldChar w:fldCharType="end"/>
      </w:r>
      <w:r w:rsidRPr="05EACB1E">
        <w:rPr>
          <w:rFonts w:ascii="Times New Roman" w:hAnsi="Times New Roman" w:cs="Times New Roman"/>
        </w:rPr>
        <w:t xml:space="preserve"> we then predict</w:t>
      </w:r>
      <w:ins w:id="230" w:author="a.foggo@plymouth.ac.uk" w:date="2026-01-09T17:09:00Z">
        <w:r w:rsidR="673A59F0" w:rsidRPr="05EACB1E">
          <w:rPr>
            <w:rFonts w:ascii="Times New Roman" w:hAnsi="Times New Roman" w:cs="Times New Roman"/>
          </w:rPr>
          <w:t>ed</w:t>
        </w:r>
      </w:ins>
      <w:commentRangeEnd w:id="227"/>
      <w:r w:rsidR="00FF4549" w:rsidRPr="05EACB1E">
        <w:rPr>
          <w:rStyle w:val="CommentReference"/>
          <w:rFonts w:ascii="Times New Roman" w:hAnsi="Times New Roman" w:cs="Times New Roman"/>
          <w:sz w:val="24"/>
          <w:szCs w:val="24"/>
        </w:rPr>
        <w:commentReference w:id="227"/>
      </w:r>
      <w:r w:rsidRPr="05EACB1E">
        <w:rPr>
          <w:rFonts w:ascii="Times New Roman" w:hAnsi="Times New Roman" w:cs="Times New Roman"/>
        </w:rPr>
        <w:t xml:space="preserve"> how these differences translate to decomposition.</w:t>
      </w:r>
    </w:p>
    <w:p w14:paraId="6341BA49" w14:textId="77777777" w:rsidR="00FF4549" w:rsidRPr="00FF4549" w:rsidRDefault="00FF4549" w:rsidP="00FF4549">
      <w:pPr>
        <w:rPr>
          <w:rFonts w:ascii="Times New Roman" w:hAnsi="Times New Roman" w:cs="Times New Roman"/>
        </w:rPr>
      </w:pPr>
    </w:p>
    <w:p w14:paraId="6B946D5D" w14:textId="47B242A7" w:rsidR="00FF4549" w:rsidRPr="00FF4549" w:rsidRDefault="55543525" w:rsidP="00FF4549">
      <w:pPr>
        <w:rPr>
          <w:rFonts w:ascii="Times New Roman" w:hAnsi="Times New Roman" w:cs="Times New Roman"/>
        </w:rPr>
      </w:pPr>
      <w:commentRangeStart w:id="231"/>
      <w:r w:rsidRPr="00FF4549">
        <w:rPr>
          <w:rFonts w:ascii="Times New Roman" w:hAnsi="Times New Roman" w:cs="Times New Roman"/>
        </w:rPr>
        <w:t>We found that kelp forests</w:t>
      </w:r>
      <w:commentRangeEnd w:id="231"/>
      <w:r w:rsidR="00FF4549" w:rsidRPr="00FF4549">
        <w:rPr>
          <w:rStyle w:val="CommentReference"/>
          <w:rFonts w:ascii="Times New Roman" w:hAnsi="Times New Roman" w:cs="Times New Roman"/>
          <w:sz w:val="24"/>
          <w:szCs w:val="24"/>
        </w:rPr>
        <w:commentReference w:id="231"/>
      </w:r>
      <w:r w:rsidRPr="00FF4549">
        <w:rPr>
          <w:rFonts w:ascii="Times New Roman" w:hAnsi="Times New Roman" w:cs="Times New Roman"/>
        </w:rPr>
        <w:t xml:space="preserve"> turn over at a median rate of</w:t>
      </w:r>
      <w:commentRangeStart w:id="232"/>
      <w:r w:rsidRPr="00FF4549">
        <w:rPr>
          <w:rFonts w:ascii="Times New Roman" w:hAnsi="Times New Roman" w:cs="Times New Roman"/>
        </w:rPr>
        <w:t xml:space="preserve"> 2.7 year</w:t>
      </w:r>
      <w:r w:rsidRPr="00FF4549">
        <w:rPr>
          <w:rFonts w:ascii="Times New Roman" w:hAnsi="Times New Roman" w:cs="Times New Roman"/>
          <w:color w:val="000000"/>
          <w:kern w:val="0"/>
          <w:vertAlign w:val="superscript"/>
        </w:rPr>
        <w:t>−1</w:t>
      </w:r>
      <w:commentRangeEnd w:id="232"/>
      <w:r w:rsidR="00FF4549" w:rsidRPr="00FF4549">
        <w:rPr>
          <w:rStyle w:val="CommentReference"/>
          <w:rFonts w:ascii="Times New Roman" w:hAnsi="Times New Roman" w:cs="Times New Roman"/>
          <w:sz w:val="24"/>
          <w:szCs w:val="24"/>
        </w:rPr>
        <w:commentReference w:id="232"/>
      </w:r>
      <w:r w:rsidRPr="00FF4549">
        <w:rPr>
          <w:rFonts w:ascii="Times New Roman" w:hAnsi="Times New Roman" w:cs="Times New Roman"/>
        </w:rPr>
        <w:t xml:space="preserve"> (ln = 1 ± 0.88, mean ± standard deviation, n = 223). In other words, it only takes 135 days on average for kelp forests to replace </w:t>
      </w:r>
      <w:commentRangeStart w:id="233"/>
      <w:r w:rsidRPr="00FF4549">
        <w:rPr>
          <w:rFonts w:ascii="Times New Roman" w:hAnsi="Times New Roman" w:cs="Times New Roman"/>
        </w:rPr>
        <w:t>their entire biomass</w:t>
      </w:r>
      <w:commentRangeEnd w:id="233"/>
      <w:r w:rsidR="00FF4549" w:rsidRPr="00FF4549">
        <w:rPr>
          <w:rStyle w:val="CommentReference"/>
          <w:rFonts w:ascii="Times New Roman" w:hAnsi="Times New Roman" w:cs="Times New Roman"/>
          <w:sz w:val="24"/>
          <w:szCs w:val="24"/>
        </w:rPr>
        <w:commentReference w:id="233"/>
      </w:r>
      <w:r w:rsidRPr="00FF4549">
        <w:rPr>
          <w:rFonts w:ascii="Times New Roman" w:hAnsi="Times New Roman" w:cs="Times New Roman"/>
        </w:rPr>
        <w:t>. This is 63% shorter than the frequently cited estimate of one year</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BEC{Smith, 1981, #43309}</w:instrText>
      </w:r>
      <w:r w:rsidR="00FF4549" w:rsidRPr="00FF4549">
        <w:rPr>
          <w:rFonts w:ascii="Times New Roman" w:hAnsi="Times New Roman" w:cs="Times New Roman"/>
        </w:rPr>
        <w:fldChar w:fldCharType="separate"/>
      </w:r>
      <w:r w:rsidRPr="00FF4549">
        <w:rPr>
          <w:rFonts w:ascii="Times New Roman" w:hAnsi="Times New Roman" w:cs="Times New Roman"/>
          <w:vertAlign w:val="superscript"/>
        </w:rPr>
        <w:t>24</w:t>
      </w:r>
      <w:r w:rsidR="00FF4549" w:rsidRPr="00FF4549">
        <w:rPr>
          <w:rFonts w:ascii="Times New Roman" w:hAnsi="Times New Roman" w:cs="Times New Roman"/>
        </w:rPr>
        <w:fldChar w:fldCharType="end"/>
      </w:r>
      <w:r w:rsidRPr="00FF4549">
        <w:rPr>
          <w:rFonts w:ascii="Times New Roman" w:hAnsi="Times New Roman" w:cs="Times New Roman"/>
        </w:rPr>
        <w:t xml:space="preserve">. There is considerable interspecific variation, ranging from </w:t>
      </w:r>
      <w:r w:rsidRPr="05EACB1E">
        <w:rPr>
          <w:rFonts w:ascii="Times New Roman" w:hAnsi="Times New Roman" w:cs="Times New Roman"/>
          <w:i/>
          <w:iCs/>
        </w:rPr>
        <w:t>Laminaria hyperborea</w:t>
      </w:r>
      <w:r w:rsidRPr="00FF4549">
        <w:rPr>
          <w:rFonts w:ascii="Times New Roman" w:hAnsi="Times New Roman" w:cs="Times New Roman"/>
        </w:rPr>
        <w:t xml:space="preserve">, </w:t>
      </w:r>
      <w:r w:rsidRPr="05EACB1E">
        <w:rPr>
          <w:rFonts w:ascii="Times New Roman" w:hAnsi="Times New Roman" w:cs="Times New Roman"/>
          <w:i/>
          <w:iCs/>
        </w:rPr>
        <w:t>L. solidungula</w:t>
      </w:r>
      <w:r w:rsidRPr="00FF4549">
        <w:rPr>
          <w:rFonts w:ascii="Times New Roman" w:hAnsi="Times New Roman" w:cs="Times New Roman"/>
        </w:rPr>
        <w:t xml:space="preserve"> and </w:t>
      </w:r>
      <w:r w:rsidRPr="05EACB1E">
        <w:rPr>
          <w:rFonts w:ascii="Times New Roman" w:hAnsi="Times New Roman" w:cs="Times New Roman"/>
          <w:i/>
          <w:iCs/>
        </w:rPr>
        <w:t>L. setchellii</w:t>
      </w:r>
      <w:r w:rsidRPr="00FF4549">
        <w:rPr>
          <w:rFonts w:ascii="Times New Roman" w:hAnsi="Times New Roman" w:cs="Times New Roman"/>
        </w:rPr>
        <w:t xml:space="preserve"> at </w:t>
      </w:r>
      <w:commentRangeStart w:id="234"/>
      <w:commentRangeStart w:id="235"/>
      <w:r w:rsidRPr="00FF4549">
        <w:rPr>
          <w:rFonts w:ascii="Times New Roman" w:hAnsi="Times New Roman" w:cs="Times New Roman"/>
        </w:rPr>
        <w:t>1.3–1.4 year</w:t>
      </w:r>
      <w:r w:rsidRPr="00FF4549">
        <w:rPr>
          <w:rFonts w:ascii="Times New Roman" w:hAnsi="Times New Roman" w:cs="Times New Roman"/>
          <w:color w:val="000000"/>
          <w:kern w:val="0"/>
          <w:vertAlign w:val="superscript"/>
        </w:rPr>
        <w:t>−1</w:t>
      </w:r>
      <w:commentRangeEnd w:id="234"/>
      <w:r w:rsidR="00FF4549" w:rsidRPr="00FF4549">
        <w:rPr>
          <w:rStyle w:val="CommentReference"/>
          <w:rFonts w:ascii="Times New Roman" w:hAnsi="Times New Roman" w:cs="Times New Roman"/>
          <w:sz w:val="24"/>
          <w:szCs w:val="24"/>
        </w:rPr>
        <w:commentReference w:id="234"/>
      </w:r>
      <w:commentRangeEnd w:id="235"/>
      <w:r w:rsidRPr="00FF4549">
        <w:rPr>
          <w:rStyle w:val="CommentReference"/>
          <w:rFonts w:ascii="Times New Roman" w:hAnsi="Times New Roman" w:cs="Times New Roman"/>
          <w:sz w:val="24"/>
          <w:szCs w:val="24"/>
        </w:rPr>
        <w:commentReference w:id="235"/>
      </w:r>
      <w:r w:rsidRPr="00FF4549">
        <w:rPr>
          <w:rFonts w:ascii="Times New Roman" w:hAnsi="Times New Roman" w:cs="Times New Roman"/>
        </w:rPr>
        <w:t xml:space="preserve"> to the giant kelp </w:t>
      </w:r>
      <w:r w:rsidRPr="05EACB1E">
        <w:rPr>
          <w:rFonts w:ascii="Times New Roman" w:hAnsi="Times New Roman" w:cs="Times New Roman"/>
          <w:i/>
          <w:iCs/>
        </w:rPr>
        <w:t>Macrocystis pyrifera</w:t>
      </w:r>
      <w:r w:rsidRPr="00FF4549">
        <w:rPr>
          <w:rFonts w:ascii="Times New Roman" w:hAnsi="Times New Roman" w:cs="Times New Roman"/>
        </w:rPr>
        <w:t xml:space="preserve"> at 5.5 year</w:t>
      </w:r>
      <w:r w:rsidRPr="00FF4549">
        <w:rPr>
          <w:rFonts w:ascii="Times New Roman" w:hAnsi="Times New Roman" w:cs="Times New Roman"/>
          <w:color w:val="000000"/>
          <w:kern w:val="0"/>
          <w:vertAlign w:val="superscript"/>
        </w:rPr>
        <w:t>−1</w:t>
      </w:r>
      <w:r w:rsidRPr="00FF4549">
        <w:rPr>
          <w:rFonts w:ascii="Times New Roman" w:hAnsi="Times New Roman" w:cs="Times New Roman"/>
        </w:rPr>
        <w:t xml:space="preserve"> (Figure 1, Table S1). In comparison, terrestrial forests turn over at a rate of only 0.16 year</w:t>
      </w:r>
      <w:r w:rsidRPr="00FF4549">
        <w:rPr>
          <w:rFonts w:ascii="Times New Roman" w:hAnsi="Times New Roman" w:cs="Times New Roman"/>
          <w:color w:val="000000"/>
          <w:kern w:val="0"/>
          <w:vertAlign w:val="superscript"/>
        </w:rPr>
        <w:t>−1</w:t>
      </w:r>
      <w:r w:rsidRPr="00FF4549">
        <w:rPr>
          <w:rFonts w:ascii="Times New Roman" w:hAnsi="Times New Roman" w:cs="Times New Roman"/>
          <w:color w:val="000000"/>
          <w:kern w:val="0"/>
        </w:rPr>
        <w:t xml:space="preserve"> (</w:t>
      </w:r>
      <w:r w:rsidRPr="00FF4549">
        <w:rPr>
          <w:rFonts w:ascii="Times New Roman" w:hAnsi="Times New Roman" w:cs="Times New Roman"/>
        </w:rPr>
        <w:t>ln</w:t>
      </w:r>
      <w:r w:rsidRPr="00FF4549">
        <w:rPr>
          <w:rFonts w:ascii="Times New Roman" w:hAnsi="Times New Roman" w:cs="Times New Roman"/>
          <w:color w:val="000000"/>
          <w:kern w:val="0"/>
        </w:rPr>
        <w:t xml:space="preserve"> = </w:t>
      </w:r>
      <w:r w:rsidRPr="00FF4549">
        <w:rPr>
          <w:rFonts w:ascii="Times New Roman" w:hAnsi="Times New Roman" w:cs="Times New Roman"/>
        </w:rPr>
        <w:t xml:space="preserve">−1.9 ± 1.4, </w:t>
      </w:r>
      <w:r w:rsidRPr="00FF4549">
        <w:rPr>
          <w:rFonts w:ascii="Times New Roman" w:hAnsi="Times New Roman" w:cs="Times New Roman"/>
          <w:color w:val="000000"/>
          <w:kern w:val="0"/>
        </w:rPr>
        <w:t xml:space="preserve">n = </w:t>
      </w:r>
      <w:r w:rsidRPr="00FF4549">
        <w:rPr>
          <w:rFonts w:ascii="Times New Roman" w:hAnsi="Times New Roman" w:cs="Times New Roman"/>
        </w:rPr>
        <w:t>272, Figure 1). This corresponds to a median turnover time of 6.3 years, over an order of magnitude longer than kelp forests (log</w:t>
      </w:r>
      <w:r w:rsidRPr="00FF4549">
        <w:rPr>
          <w:rFonts w:ascii="Times New Roman" w:hAnsi="Times New Roman" w:cs="Times New Roman"/>
          <w:vertAlign w:val="subscript"/>
        </w:rPr>
        <w:t>10</w:t>
      </w:r>
      <w:r w:rsidRPr="00FF4549">
        <w:rPr>
          <w:rFonts w:ascii="Times New Roman" w:hAnsi="Times New Roman" w:cs="Times New Roman"/>
        </w:rPr>
        <w:t xml:space="preserve"> ratio = 1.2 ± 0.7, </w:t>
      </w:r>
      <w:r w:rsidRPr="05EACB1E">
        <w:rPr>
          <w:rFonts w:ascii="Times New Roman" w:hAnsi="Times New Roman" w:cs="Times New Roman"/>
          <w:i/>
          <w:iCs/>
        </w:rPr>
        <w:t>P</w:t>
      </w:r>
      <w:r w:rsidRPr="00FF4549">
        <w:rPr>
          <w:rFonts w:ascii="Times New Roman" w:hAnsi="Times New Roman" w:cs="Times New Roman"/>
          <w:vertAlign w:val="subscript"/>
        </w:rPr>
        <w:t>kelp &gt; terrestrial</w:t>
      </w:r>
      <w:r w:rsidRPr="00FF4549">
        <w:rPr>
          <w:rFonts w:ascii="Times New Roman" w:hAnsi="Times New Roman" w:cs="Times New Roman"/>
        </w:rPr>
        <w:t xml:space="preserve"> = 0.96, Table S2). Using these turnover estimates and the positive (</w:t>
      </w:r>
      <w:r w:rsidRPr="05EACB1E">
        <w:rPr>
          <w:rFonts w:ascii="Times New Roman" w:hAnsi="Times New Roman" w:cs="Times New Roman"/>
          <w:i/>
          <w:iCs/>
        </w:rPr>
        <w:t>P</w:t>
      </w:r>
      <w:r w:rsidRPr="05EACB1E">
        <w:rPr>
          <w:rFonts w:ascii="Times New Roman" w:hAnsi="Times New Roman" w:cs="Times New Roman"/>
          <w:i/>
          <w:iCs/>
          <w:vertAlign w:val="subscript"/>
        </w:rPr>
        <w:t>β</w:t>
      </w:r>
      <w:r w:rsidRPr="00FF4549">
        <w:rPr>
          <w:rFonts w:ascii="Times New Roman" w:hAnsi="Times New Roman" w:cs="Times New Roman"/>
          <w:vertAlign w:val="subscript"/>
        </w:rPr>
        <w:t xml:space="preserve"> &gt; 0</w:t>
      </w:r>
      <w:r w:rsidRPr="00FF4549">
        <w:rPr>
          <w:rFonts w:ascii="Times New Roman" w:hAnsi="Times New Roman" w:cs="Times New Roman"/>
        </w:rPr>
        <w:t xml:space="preserve"> = 0.84) t</w:t>
      </w:r>
      <w:commentRangeStart w:id="236"/>
      <w:r w:rsidRPr="00FF4549">
        <w:rPr>
          <w:rFonts w:ascii="Times New Roman" w:hAnsi="Times New Roman" w:cs="Times New Roman"/>
        </w:rPr>
        <w:t>urnover–decomposition relationship</w:t>
      </w:r>
      <w:commentRangeEnd w:id="236"/>
      <w:r w:rsidR="00FF4549" w:rsidRPr="00FF4549">
        <w:rPr>
          <w:rStyle w:val="CommentReference"/>
          <w:rFonts w:ascii="Times New Roman" w:hAnsi="Times New Roman" w:cs="Times New Roman"/>
          <w:sz w:val="24"/>
          <w:szCs w:val="24"/>
        </w:rPr>
        <w:commentReference w:id="236"/>
      </w:r>
      <w:r w:rsidRPr="00FF4549">
        <w:rPr>
          <w:rFonts w:ascii="Times New Roman" w:hAnsi="Times New Roman" w:cs="Times New Roman"/>
        </w:rPr>
        <w:t xml:space="preserve"> (Figure 1), we predict median decomposition rates of 1.5 and 0.33 % day</w:t>
      </w:r>
      <w:r w:rsidRPr="00FF4549">
        <w:rPr>
          <w:rFonts w:ascii="Times New Roman" w:hAnsi="Times New Roman" w:cs="Times New Roman"/>
          <w:color w:val="000000"/>
          <w:kern w:val="0"/>
          <w:vertAlign w:val="superscript"/>
        </w:rPr>
        <w:t>−1</w:t>
      </w:r>
      <w:r w:rsidRPr="00FF4549">
        <w:rPr>
          <w:rFonts w:ascii="Times New Roman" w:hAnsi="Times New Roman" w:cs="Times New Roman"/>
        </w:rPr>
        <w:t xml:space="preserve"> for kelp and terrestrial forests </w:t>
      </w:r>
      <w:ins w:id="237" w:author="a.foggo@plymouth.ac.uk" w:date="2026-01-09T17:10:00Z">
        <w:r w:rsidR="2C785CB0" w:rsidRPr="00FF4549">
          <w:rPr>
            <w:rFonts w:ascii="Times New Roman" w:hAnsi="Times New Roman" w:cs="Times New Roman"/>
          </w:rPr>
          <w:t xml:space="preserve">respectively </w:t>
        </w:r>
      </w:ins>
      <w:r w:rsidRPr="00FF4549">
        <w:rPr>
          <w:rFonts w:ascii="Times New Roman" w:hAnsi="Times New Roman" w:cs="Times New Roman"/>
        </w:rPr>
        <w:t>(log</w:t>
      </w:r>
      <w:r w:rsidRPr="00FF4549">
        <w:rPr>
          <w:rFonts w:ascii="Times New Roman" w:hAnsi="Times New Roman" w:cs="Times New Roman"/>
          <w:vertAlign w:val="subscript"/>
        </w:rPr>
        <w:t>10</w:t>
      </w:r>
      <w:r w:rsidRPr="00FF4549">
        <w:rPr>
          <w:rFonts w:ascii="Times New Roman" w:hAnsi="Times New Roman" w:cs="Times New Roman"/>
        </w:rPr>
        <w:t xml:space="preserve"> ratio = 0.71 ± 1.4, </w:t>
      </w:r>
      <w:r w:rsidRPr="05EACB1E">
        <w:rPr>
          <w:rFonts w:ascii="Times New Roman" w:hAnsi="Times New Roman" w:cs="Times New Roman"/>
          <w:i/>
          <w:iCs/>
        </w:rPr>
        <w:t>P</w:t>
      </w:r>
      <w:r w:rsidRPr="00FF4549">
        <w:rPr>
          <w:rFonts w:ascii="Times New Roman" w:hAnsi="Times New Roman" w:cs="Times New Roman"/>
          <w:vertAlign w:val="subscript"/>
        </w:rPr>
        <w:t>kelp &gt; terrestrial</w:t>
      </w:r>
      <w:r w:rsidRPr="00FF4549">
        <w:rPr>
          <w:rFonts w:ascii="Times New Roman" w:hAnsi="Times New Roman" w:cs="Times New Roman"/>
        </w:rPr>
        <w:t xml:space="preserve"> = 0.7, Figure 1, Table S2). </w:t>
      </w:r>
      <w:commentRangeStart w:id="238"/>
      <w:r w:rsidRPr="00FF4549">
        <w:rPr>
          <w:rFonts w:ascii="Times New Roman" w:hAnsi="Times New Roman" w:cs="Times New Roman"/>
        </w:rPr>
        <w:t xml:space="preserve">Due to the assumption </w:t>
      </w:r>
      <w:commentRangeEnd w:id="238"/>
      <w:r w:rsidR="00FF4549" w:rsidRPr="00FF4549">
        <w:rPr>
          <w:rStyle w:val="CommentReference"/>
          <w:rFonts w:ascii="Times New Roman" w:hAnsi="Times New Roman" w:cs="Times New Roman"/>
          <w:sz w:val="24"/>
          <w:szCs w:val="24"/>
        </w:rPr>
        <w:commentReference w:id="238"/>
      </w:r>
      <w:r w:rsidRPr="00FF4549">
        <w:rPr>
          <w:rFonts w:ascii="Times New Roman" w:hAnsi="Times New Roman" w:cs="Times New Roman"/>
        </w:rPr>
        <w:t xml:space="preserve">of steady state, these relative decomposition rates are equivalent to the exponential decay constant </w:t>
      </w:r>
      <w:r w:rsidRPr="05EACB1E">
        <w:rPr>
          <w:rFonts w:ascii="Times New Roman" w:hAnsi="Times New Roman" w:cs="Times New Roman"/>
          <w:i/>
          <w:iCs/>
        </w:rPr>
        <w:t>k</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BEC{Olson, 1963, #2327}</w:instrText>
      </w:r>
      <w:r w:rsidR="00FF4549" w:rsidRPr="00FF4549">
        <w:rPr>
          <w:rFonts w:ascii="Times New Roman" w:hAnsi="Times New Roman" w:cs="Times New Roman"/>
        </w:rPr>
        <w:fldChar w:fldCharType="separate"/>
      </w:r>
      <w:r w:rsidRPr="00FF4549">
        <w:rPr>
          <w:rFonts w:ascii="Times New Roman" w:hAnsi="Times New Roman" w:cs="Times New Roman"/>
          <w:vertAlign w:val="superscript"/>
        </w:rPr>
        <w:t>28</w:t>
      </w:r>
      <w:r w:rsidR="00FF4549" w:rsidRPr="00FF4549">
        <w:rPr>
          <w:rFonts w:ascii="Times New Roman" w:hAnsi="Times New Roman" w:cs="Times New Roman"/>
        </w:rPr>
        <w:fldChar w:fldCharType="end"/>
      </w:r>
      <w:r w:rsidRPr="00FF4549">
        <w:rPr>
          <w:rFonts w:ascii="Times New Roman" w:hAnsi="Times New Roman" w:cs="Times New Roman"/>
        </w:rPr>
        <w:t xml:space="preserve">. Thus the predicted median half-lives (ln2 / </w:t>
      </w:r>
      <w:r w:rsidRPr="05EACB1E">
        <w:rPr>
          <w:rFonts w:ascii="Times New Roman" w:hAnsi="Times New Roman" w:cs="Times New Roman"/>
          <w:i/>
          <w:iCs/>
        </w:rPr>
        <w:t>k</w:t>
      </w:r>
      <w:r w:rsidRPr="00FF4549">
        <w:rPr>
          <w:rFonts w:ascii="Times New Roman" w:hAnsi="Times New Roman" w:cs="Times New Roman"/>
        </w:rPr>
        <w:t>) are 46 and 211 days for detritus from kelp and terrestrial forests (Table S1, S2). These results confirm the generally held notion that kelps are among the fastest growing plants</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BEC{Mann, 1973, #96395}</w:instrText>
      </w:r>
      <w:r w:rsidR="00FF4549" w:rsidRPr="00FF4549">
        <w:rPr>
          <w:rFonts w:ascii="Times New Roman" w:hAnsi="Times New Roman" w:cs="Times New Roman"/>
        </w:rPr>
        <w:fldChar w:fldCharType="separate"/>
      </w:r>
      <w:r w:rsidRPr="00FF4549">
        <w:rPr>
          <w:rFonts w:ascii="Times New Roman" w:hAnsi="Times New Roman" w:cs="Times New Roman"/>
          <w:vertAlign w:val="superscript"/>
        </w:rPr>
        <w:t>11</w:t>
      </w:r>
      <w:r w:rsidR="00FF4549" w:rsidRPr="00FF4549">
        <w:rPr>
          <w:rFonts w:ascii="Times New Roman" w:hAnsi="Times New Roman" w:cs="Times New Roman"/>
        </w:rPr>
        <w:fldChar w:fldCharType="end"/>
      </w:r>
      <w:r w:rsidRPr="00FF4549">
        <w:rPr>
          <w:rFonts w:ascii="Times New Roman" w:hAnsi="Times New Roman" w:cs="Times New Roman"/>
        </w:rPr>
        <w:t xml:space="preserve"> and predict that their decomposition should be even faster, besides i</w:t>
      </w:r>
      <w:commentRangeStart w:id="239"/>
      <w:r w:rsidRPr="00FF4549">
        <w:rPr>
          <w:rFonts w:ascii="Times New Roman" w:hAnsi="Times New Roman" w:cs="Times New Roman"/>
        </w:rPr>
        <w:t>llustrating that despite their comparable absolute production</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BEC{Duarte et al., 2022, #38140; Pessarrodona et al., 2022, #59703; Cebrian, 1999, #32569}</w:instrText>
      </w:r>
      <w:r w:rsidR="00FF4549" w:rsidRPr="00FF4549">
        <w:rPr>
          <w:rFonts w:ascii="Times New Roman" w:hAnsi="Times New Roman" w:cs="Times New Roman"/>
        </w:rPr>
        <w:fldChar w:fldCharType="separate"/>
      </w:r>
      <w:commentRangeEnd w:id="239"/>
      <w:r w:rsidR="00FF4549" w:rsidRPr="00FF4549">
        <w:rPr>
          <w:rStyle w:val="CommentReference"/>
          <w:rFonts w:ascii="Times New Roman" w:hAnsi="Times New Roman" w:cs="Times New Roman"/>
          <w:sz w:val="24"/>
          <w:szCs w:val="24"/>
          <w:vertAlign w:val="superscript"/>
        </w:rPr>
        <w:commentReference w:id="239"/>
      </w:r>
      <w:r w:rsidRPr="00FF4549">
        <w:rPr>
          <w:rFonts w:ascii="Times New Roman" w:hAnsi="Times New Roman" w:cs="Times New Roman"/>
          <w:vertAlign w:val="superscript"/>
        </w:rPr>
        <w:t>1,4,26</w:t>
      </w:r>
      <w:r w:rsidR="00FF4549" w:rsidRPr="00FF4549">
        <w:rPr>
          <w:rFonts w:ascii="Times New Roman" w:hAnsi="Times New Roman" w:cs="Times New Roman"/>
        </w:rPr>
        <w:fldChar w:fldCharType="end"/>
      </w:r>
      <w:r w:rsidRPr="00FF4549">
        <w:rPr>
          <w:rFonts w:ascii="Times New Roman" w:hAnsi="Times New Roman" w:cs="Times New Roman"/>
        </w:rPr>
        <w:t xml:space="preserve">, </w:t>
      </w:r>
      <w:commentRangeStart w:id="240"/>
      <w:r w:rsidRPr="00FF4549">
        <w:rPr>
          <w:rFonts w:ascii="Times New Roman" w:hAnsi="Times New Roman" w:cs="Times New Roman"/>
        </w:rPr>
        <w:t xml:space="preserve">kelp forests are expected to remove an order of magnitude less </w:t>
      </w:r>
      <w:r w:rsidRPr="00FF4549">
        <w:rPr>
          <w:rFonts w:ascii="Times New Roman" w:hAnsi="Times New Roman" w:cs="Times New Roman"/>
          <w:lang w:bidi="he-IL"/>
        </w:rPr>
        <w:t>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than terrestrial forests, as previously suggested</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BEC{Smith, 1981, #43309}</w:instrText>
      </w:r>
      <w:r w:rsidR="00FF4549" w:rsidRPr="00FF4549">
        <w:rPr>
          <w:rFonts w:ascii="Times New Roman" w:hAnsi="Times New Roman" w:cs="Times New Roman"/>
        </w:rPr>
        <w:fldChar w:fldCharType="separate"/>
      </w:r>
      <w:r w:rsidRPr="00FF4549">
        <w:rPr>
          <w:rFonts w:ascii="Times New Roman" w:hAnsi="Times New Roman" w:cs="Times New Roman"/>
          <w:vertAlign w:val="superscript"/>
        </w:rPr>
        <w:t>24</w:t>
      </w:r>
      <w:r w:rsidR="00FF4549" w:rsidRPr="00FF4549">
        <w:rPr>
          <w:rFonts w:ascii="Times New Roman" w:hAnsi="Times New Roman" w:cs="Times New Roman"/>
        </w:rPr>
        <w:fldChar w:fldCharType="end"/>
      </w:r>
      <w:r w:rsidRPr="00FF4549">
        <w:rPr>
          <w:rFonts w:ascii="Times New Roman" w:hAnsi="Times New Roman" w:cs="Times New Roman"/>
        </w:rPr>
        <w:t>.</w:t>
      </w:r>
      <w:commentRangeEnd w:id="240"/>
      <w:r w:rsidR="00FF4549" w:rsidRPr="00FF4549">
        <w:rPr>
          <w:rStyle w:val="CommentReference"/>
          <w:rFonts w:ascii="Times New Roman" w:hAnsi="Times New Roman" w:cs="Times New Roman"/>
          <w:sz w:val="24"/>
          <w:szCs w:val="24"/>
        </w:rPr>
        <w:commentReference w:id="240"/>
      </w:r>
      <w:r w:rsidRPr="00FF4549">
        <w:rPr>
          <w:rFonts w:ascii="Times New Roman" w:hAnsi="Times New Roman" w:cs="Times New Roman"/>
        </w:rPr>
        <w:t xml:space="preserve"> However, it remains unclear how well these predictions hold up against observed decomposition.</w:t>
      </w:r>
    </w:p>
    <w:p w14:paraId="383489BD" w14:textId="77777777" w:rsidR="00FF4549" w:rsidRDefault="00FF4549" w:rsidP="00FF4549">
      <w:pPr>
        <w:rPr>
          <w:rFonts w:ascii="Times New Roman" w:hAnsi="Times New Roman" w:cs="Times New Roman"/>
        </w:rPr>
      </w:pPr>
    </w:p>
    <w:p w14:paraId="5294E25D" w14:textId="7EE6067D" w:rsidR="00FF4549" w:rsidRDefault="00FF4549" w:rsidP="00FF4549">
      <w:pPr>
        <w:rPr>
          <w:rFonts w:ascii="Times New Roman" w:hAnsi="Times New Roman" w:cs="Times New Roman"/>
          <w:b/>
          <w:bCs/>
        </w:rPr>
      </w:pPr>
      <w:r w:rsidRPr="000F4A64">
        <w:rPr>
          <w:rFonts w:ascii="Times New Roman" w:hAnsi="Times New Roman" w:cs="Times New Roman"/>
          <w:b/>
          <w:noProof/>
        </w:rPr>
        <w:drawing>
          <wp:inline distT="0" distB="0" distL="0" distR="0" wp14:anchorId="6D3314ED" wp14:editId="40E07B46">
            <wp:extent cx="2877185" cy="4320540"/>
            <wp:effectExtent l="0" t="0" r="5715" b="0"/>
            <wp:docPr id="2064806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7185" cy="4320540"/>
                    </a:xfrm>
                    <a:prstGeom prst="rect">
                      <a:avLst/>
                    </a:prstGeom>
                    <a:noFill/>
                    <a:ln>
                      <a:noFill/>
                    </a:ln>
                  </pic:spPr>
                </pic:pic>
              </a:graphicData>
            </a:graphic>
          </wp:inline>
        </w:drawing>
      </w:r>
    </w:p>
    <w:p w14:paraId="34BCE74C" w14:textId="23BB4297" w:rsidR="00FF4549" w:rsidRPr="00955A8A" w:rsidRDefault="55543525" w:rsidP="00FF4549">
      <w:pPr>
        <w:rPr>
          <w:rFonts w:ascii="Times New Roman" w:hAnsi="Times New Roman" w:cs="Times New Roman"/>
        </w:rPr>
      </w:pPr>
      <w:r w:rsidRPr="05EACB1E">
        <w:rPr>
          <w:rFonts w:ascii="Times New Roman" w:hAnsi="Times New Roman" w:cs="Times New Roman"/>
          <w:b/>
          <w:bCs/>
        </w:rPr>
        <w:lastRenderedPageBreak/>
        <w:t>Figure 1</w:t>
      </w:r>
      <w:r w:rsidRPr="05EACB1E">
        <w:rPr>
          <w:rFonts w:ascii="Times New Roman" w:hAnsi="Times New Roman" w:cs="Times New Roman"/>
        </w:rPr>
        <w:t xml:space="preserve">. Biomass turnover and decomposition in kelp </w:t>
      </w:r>
      <w:ins w:id="241" w:author="Karen Filbee-Dexter" w:date="2026-01-10T02:18:00Z">
        <w:r w:rsidR="75CBBFD7" w:rsidRPr="05EACB1E">
          <w:rPr>
            <w:rFonts w:ascii="Times New Roman" w:hAnsi="Times New Roman" w:cs="Times New Roman"/>
          </w:rPr>
          <w:t xml:space="preserve">forests </w:t>
        </w:r>
      </w:ins>
      <w:r w:rsidRPr="05EACB1E">
        <w:rPr>
          <w:rFonts w:ascii="Times New Roman" w:hAnsi="Times New Roman" w:cs="Times New Roman"/>
        </w:rPr>
        <w:t>and terrestrial forests. The raincloud plot shows observations (n = 272 across 67 studies for terrestrial forests, n = 223 across 77 studies for kelp forests) below posterior probability distributions predicting new observations (</w:t>
      </w:r>
      <w:r w:rsidRPr="05EACB1E">
        <w:rPr>
          <w:rFonts w:ascii="Times New Roman" w:hAnsi="Times New Roman" w:cs="Times New Roman"/>
          <w:i/>
          <w:iCs/>
        </w:rPr>
        <w:t xml:space="preserve">T </w:t>
      </w:r>
      <w:r w:rsidRPr="05EACB1E">
        <w:rPr>
          <w:rFonts w:ascii="Times New Roman" w:hAnsi="Times New Roman" w:cs="Times New Roman"/>
        </w:rPr>
        <w:t xml:space="preserve">in Equation 4). The scatterplot shows the relationship between turnover and decomposition (n = 78 across 39 studies). Lines are mean predictions for each of </w:t>
      </w:r>
      <w:commentRangeStart w:id="242"/>
      <w:r w:rsidRPr="05EACB1E">
        <w:rPr>
          <w:rFonts w:ascii="Times New Roman" w:hAnsi="Times New Roman" w:cs="Times New Roman"/>
        </w:rPr>
        <w:t xml:space="preserve">nine </w:t>
      </w:r>
      <w:commentRangeEnd w:id="242"/>
      <w:r w:rsidR="00FF4549" w:rsidRPr="05EACB1E">
        <w:rPr>
          <w:rStyle w:val="CommentReference"/>
          <w:rFonts w:ascii="Times New Roman" w:hAnsi="Times New Roman" w:cs="Times New Roman"/>
          <w:sz w:val="24"/>
          <w:szCs w:val="24"/>
        </w:rPr>
        <w:commentReference w:id="242"/>
      </w:r>
      <w:r w:rsidRPr="05EACB1E">
        <w:rPr>
          <w:rFonts w:ascii="Times New Roman" w:hAnsi="Times New Roman" w:cs="Times New Roman"/>
        </w:rPr>
        <w:t>plant ecosystems (n = 2–27 each). Ribbons are 50%, 80% and 90% posterior probability intervals for predicted observations on new plant ecosystems (</w:t>
      </w:r>
      <w:r w:rsidRPr="05EACB1E">
        <w:rPr>
          <w:rFonts w:ascii="Times New Roman" w:hAnsi="Times New Roman" w:cs="Times New Roman"/>
          <w:i/>
          <w:iCs/>
        </w:rPr>
        <w:t>D</w:t>
      </w:r>
      <w:r w:rsidRPr="05EACB1E">
        <w:rPr>
          <w:rFonts w:ascii="Times New Roman" w:hAnsi="Times New Roman" w:cs="Times New Roman"/>
        </w:rPr>
        <w:t xml:space="preserve"> in Equation 5). Translating turnover with this relationship yields probability distributions for predicted decomposition, which are presented as the ratio of kelp to terrestrial forests in the bottom panel (percentages are probabilities either side of the identity line at ratio = 1).</w:t>
      </w:r>
    </w:p>
    <w:p w14:paraId="4E021C76" w14:textId="797FFBA8" w:rsidR="00FF4549" w:rsidRDefault="105488EC" w:rsidP="00FF4549">
      <w:pPr>
        <w:rPr>
          <w:rFonts w:ascii="Times New Roman" w:hAnsi="Times New Roman" w:cs="Times New Roman"/>
        </w:rPr>
      </w:pPr>
      <w:r w:rsidRPr="05EACB1E">
        <w:rPr>
          <w:rFonts w:ascii="Times New Roman" w:hAnsi="Times New Roman" w:cs="Times New Roman"/>
        </w:rPr>
        <w:t xml:space="preserve"> </w:t>
      </w:r>
    </w:p>
    <w:p w14:paraId="420AAA24" w14:textId="77777777" w:rsidR="00FF4549" w:rsidRPr="00FF4549" w:rsidRDefault="00FF4549" w:rsidP="00FF4549">
      <w:pPr>
        <w:rPr>
          <w:rFonts w:ascii="Times New Roman" w:hAnsi="Times New Roman" w:cs="Times New Roman"/>
        </w:rPr>
      </w:pPr>
    </w:p>
    <w:p w14:paraId="2E2E07A9" w14:textId="77777777" w:rsidR="00FF4549" w:rsidRPr="00FF4549" w:rsidRDefault="00FF4549" w:rsidP="00FF4549">
      <w:pPr>
        <w:rPr>
          <w:rFonts w:ascii="Times New Roman" w:hAnsi="Times New Roman" w:cs="Times New Roman"/>
          <w:b/>
          <w:bCs/>
          <w:lang w:bidi="he-IL"/>
        </w:rPr>
      </w:pPr>
      <w:r w:rsidRPr="00FF4549">
        <w:rPr>
          <w:rFonts w:ascii="Times New Roman" w:hAnsi="Times New Roman" w:cs="Times New Roman"/>
          <w:b/>
          <w:bCs/>
          <w:lang w:bidi="he-IL"/>
        </w:rPr>
        <w:t>The enigma of kelp decomposition</w:t>
      </w:r>
    </w:p>
    <w:p w14:paraId="36E8BD68" w14:textId="77777777" w:rsidR="00FF4549" w:rsidRPr="00FF4549" w:rsidRDefault="55543525" w:rsidP="00FF4549">
      <w:pPr>
        <w:rPr>
          <w:rFonts w:ascii="Times New Roman" w:hAnsi="Times New Roman" w:cs="Times New Roman"/>
          <w:lang w:bidi="he-IL"/>
        </w:rPr>
      </w:pPr>
      <w:r w:rsidRPr="05EACB1E">
        <w:rPr>
          <w:rFonts w:ascii="Times New Roman" w:hAnsi="Times New Roman" w:cs="Times New Roman"/>
          <w:lang w:bidi="he-IL"/>
        </w:rPr>
        <w:t>T</w:t>
      </w:r>
      <w:commentRangeStart w:id="243"/>
      <w:r w:rsidRPr="05EACB1E">
        <w:rPr>
          <w:rFonts w:ascii="Times New Roman" w:hAnsi="Times New Roman" w:cs="Times New Roman"/>
          <w:lang w:bidi="he-IL"/>
        </w:rPr>
        <w:t>he kelp carbon cycle hinges on decomp</w:t>
      </w:r>
      <w:commentRangeEnd w:id="243"/>
      <w:r w:rsidR="00FF4549" w:rsidRPr="05EACB1E">
        <w:rPr>
          <w:rStyle w:val="CommentReference"/>
          <w:rFonts w:ascii="Times New Roman" w:hAnsi="Times New Roman" w:cs="Times New Roman"/>
          <w:sz w:val="24"/>
          <w:szCs w:val="24"/>
          <w:lang w:bidi="he-IL"/>
        </w:rPr>
        <w:commentReference w:id="243"/>
      </w:r>
      <w:r w:rsidRPr="05EACB1E">
        <w:rPr>
          <w:rFonts w:ascii="Times New Roman" w:hAnsi="Times New Roman" w:cs="Times New Roman"/>
          <w:lang w:bidi="he-IL"/>
        </w:rPr>
        <w:t>osition. Only carbon exported from seaweed forests can be sequestered in sinks</w:t>
      </w:r>
      <w:r w:rsidRPr="05EACB1E">
        <w:rPr>
          <w:rFonts w:ascii="Times New Roman" w:hAnsi="Times New Roman" w:cs="Times New Roman"/>
        </w:rPr>
        <w:t xml:space="preserve">, either </w:t>
      </w:r>
      <w:r w:rsidRPr="05EACB1E">
        <w:rPr>
          <w:rFonts w:ascii="Times New Roman" w:hAnsi="Times New Roman" w:cs="Times New Roman"/>
          <w:lang w:bidi="he-IL"/>
        </w:rPr>
        <w:t>through burial in other blue carbon ecosystems and deep sediments or retention in deep ocean currents</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BEC{Krause-Jensen and Duarte, 2016, #82158; Pessarrodona et al., 2023, #24779; Filbee-Dexter et al., 2024, #27977}</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2,3,5</w:t>
      </w:r>
      <w:r w:rsidR="00FF4549" w:rsidRPr="05EACB1E">
        <w:rPr>
          <w:rFonts w:ascii="Times New Roman" w:hAnsi="Times New Roman" w:cs="Times New Roman"/>
        </w:rPr>
        <w:fldChar w:fldCharType="end"/>
      </w:r>
      <w:r w:rsidRPr="05EACB1E">
        <w:rPr>
          <w:rFonts w:ascii="Times New Roman" w:hAnsi="Times New Roman" w:cs="Times New Roman"/>
          <w:lang w:bidi="he-IL"/>
        </w:rPr>
        <w:t>. Both sequestration pathways are fundamentally dependent on the speed at which exported detritus decomposes. According to decomposition theory</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BEC{Olson, 1963, #2327}</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28</w:t>
      </w:r>
      <w:r w:rsidR="00FF4549" w:rsidRPr="05EACB1E">
        <w:rPr>
          <w:rFonts w:ascii="Times New Roman" w:hAnsi="Times New Roman" w:cs="Times New Roman"/>
        </w:rPr>
        <w:fldChar w:fldCharType="end"/>
      </w:r>
      <w:r w:rsidRPr="05EACB1E">
        <w:rPr>
          <w:rFonts w:ascii="Times New Roman" w:hAnsi="Times New Roman" w:cs="Times New Roman"/>
          <w:lang w:bidi="he-IL"/>
        </w:rPr>
        <w:t>, the rate of decay is proportional to the detrital pool since the number of detritivores and saprotrophs is practically infinite. So regardless of the magnitude of production and export, decomposition will ultimately determine carbon sequestration potential</w:t>
      </w:r>
      <w:r w:rsidR="00FF4549" w:rsidRPr="05EACB1E">
        <w:rPr>
          <w:rFonts w:ascii="Times New Roman" w:hAnsi="Times New Roman" w:cs="Times New Roman"/>
        </w:rPr>
        <w:fldChar w:fldCharType="begin"/>
      </w:r>
      <w:r w:rsidR="00FF4549" w:rsidRPr="05EACB1E">
        <w:rPr>
          <w:rFonts w:ascii="Times New Roman" w:hAnsi="Times New Roman" w:cs="Times New Roman"/>
        </w:rPr>
        <w:instrText xml:space="preserve">ADDIN BEC{Pedersen et al., 2021, #86831; </w:instrText>
      </w:r>
      <w:r w:rsidR="00FF4549" w:rsidRPr="05EACB1E">
        <w:rPr>
          <w:rFonts w:ascii="Times New Roman" w:hAnsi="Times New Roman" w:cs="Times New Roman"/>
          <w:lang w:bidi="he-IL"/>
        </w:rPr>
        <w:instrText>Wright et al., 2022, #84779; Filbee-Dexter et al., 2022, #89942; White and Norkko, 2025, #37662}</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6,8–10</w:t>
      </w:r>
      <w:r w:rsidR="00FF4549" w:rsidRPr="05EACB1E">
        <w:rPr>
          <w:rFonts w:ascii="Times New Roman" w:hAnsi="Times New Roman" w:cs="Times New Roman"/>
        </w:rPr>
        <w:fldChar w:fldCharType="end"/>
      </w:r>
      <w:r w:rsidRPr="05EACB1E">
        <w:rPr>
          <w:rFonts w:ascii="Times New Roman" w:hAnsi="Times New Roman" w:cs="Times New Roman"/>
        </w:rPr>
        <w:t>. Macroalgal blue carbon models</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BEC{Krause-Jensen and Duarte, 2016, #82158; Filbee-Dexter et al., 2024, #27977}</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2,3</w:t>
      </w:r>
      <w:r w:rsidR="00FF4549" w:rsidRPr="05EACB1E">
        <w:rPr>
          <w:rFonts w:ascii="Times New Roman" w:hAnsi="Times New Roman" w:cs="Times New Roman"/>
        </w:rPr>
        <w:fldChar w:fldCharType="end"/>
      </w:r>
      <w:r w:rsidRPr="05EACB1E">
        <w:rPr>
          <w:rFonts w:ascii="Times New Roman" w:hAnsi="Times New Roman" w:cs="Times New Roman"/>
          <w:lang w:bidi="he-IL"/>
        </w:rPr>
        <w:t xml:space="preserve"> are therefore highly sensitive to changes in decomposition</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BEC{White and Norkko, 2025, #37662}</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9</w:t>
      </w:r>
      <w:r w:rsidR="00FF4549" w:rsidRPr="05EACB1E">
        <w:rPr>
          <w:rFonts w:ascii="Times New Roman" w:hAnsi="Times New Roman" w:cs="Times New Roman"/>
        </w:rPr>
        <w:fldChar w:fldCharType="end"/>
      </w:r>
      <w:r w:rsidRPr="05EACB1E">
        <w:rPr>
          <w:rFonts w:ascii="Times New Roman" w:hAnsi="Times New Roman" w:cs="Times New Roman"/>
          <w:lang w:bidi="he-IL"/>
        </w:rPr>
        <w:t>. This notion was already embedded in the original proposal of seaweed CO</w:t>
      </w:r>
      <w:r w:rsidRPr="05EACB1E">
        <w:rPr>
          <w:rFonts w:ascii="Times New Roman" w:hAnsi="Times New Roman" w:cs="Times New Roman"/>
          <w:vertAlign w:val="subscript"/>
          <w:lang w:bidi="he-IL"/>
        </w:rPr>
        <w:t>2</w:t>
      </w:r>
      <w:r w:rsidRPr="05EACB1E">
        <w:rPr>
          <w:rFonts w:ascii="Times New Roman" w:hAnsi="Times New Roman" w:cs="Times New Roman"/>
        </w:rPr>
        <w:t xml:space="preserve"> removal</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BEC{Smith, 1981, #43309}</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24</w:t>
      </w:r>
      <w:r w:rsidR="00FF4549" w:rsidRPr="05EACB1E">
        <w:rPr>
          <w:rFonts w:ascii="Times New Roman" w:hAnsi="Times New Roman" w:cs="Times New Roman"/>
        </w:rPr>
        <w:fldChar w:fldCharType="end"/>
      </w:r>
      <w:r w:rsidRPr="05EACB1E">
        <w:rPr>
          <w:rFonts w:ascii="Times New Roman" w:hAnsi="Times New Roman" w:cs="Times New Roman"/>
        </w:rPr>
        <w:t>.</w:t>
      </w:r>
    </w:p>
    <w:p w14:paraId="19B6FE8C" w14:textId="77777777" w:rsidR="00FF4549" w:rsidRPr="00FF4549" w:rsidRDefault="00FF4549" w:rsidP="00FF4549">
      <w:pPr>
        <w:rPr>
          <w:rFonts w:ascii="Times New Roman" w:hAnsi="Times New Roman" w:cs="Times New Roman"/>
          <w:lang w:bidi="he-IL"/>
        </w:rPr>
      </w:pPr>
    </w:p>
    <w:p w14:paraId="1C500A71" w14:textId="43F03733" w:rsidR="00FF4549" w:rsidRPr="00FF4549" w:rsidRDefault="55543525" w:rsidP="00FF4549">
      <w:pPr>
        <w:rPr>
          <w:rFonts w:ascii="Times New Roman" w:hAnsi="Times New Roman" w:cs="Times New Roman"/>
          <w:lang w:bidi="he-IL"/>
        </w:rPr>
      </w:pPr>
      <w:r w:rsidRPr="00FF4549">
        <w:rPr>
          <w:rFonts w:ascii="Times New Roman" w:hAnsi="Times New Roman" w:cs="Times New Roman"/>
        </w:rPr>
        <w:t>Kelp decomposition</w:t>
      </w:r>
      <w:commentRangeStart w:id="244"/>
      <w:r w:rsidRPr="00FF4549">
        <w:rPr>
          <w:rFonts w:ascii="Times New Roman" w:hAnsi="Times New Roman" w:cs="Times New Roman"/>
        </w:rPr>
        <w:t xml:space="preserve"> is notoriously unpredictable</w:t>
      </w:r>
      <w:r w:rsidRPr="00FF4549">
        <w:rPr>
          <w:rFonts w:ascii="Times New Roman" w:hAnsi="Times New Roman" w:cs="Times New Roman"/>
          <w:lang w:bidi="he-IL"/>
        </w:rPr>
        <w:t xml:space="preserve">. </w:t>
      </w:r>
      <w:commentRangeEnd w:id="244"/>
      <w:r w:rsidR="00FF4549" w:rsidRPr="00FF4549">
        <w:rPr>
          <w:rStyle w:val="CommentReference"/>
          <w:rFonts w:ascii="Times New Roman" w:hAnsi="Times New Roman" w:cs="Times New Roman"/>
          <w:sz w:val="24"/>
          <w:szCs w:val="24"/>
          <w:lang w:bidi="he-IL"/>
        </w:rPr>
        <w:commentReference w:id="244"/>
      </w:r>
      <w:r w:rsidRPr="00FF4549">
        <w:rPr>
          <w:rFonts w:ascii="Times New Roman" w:hAnsi="Times New Roman" w:cs="Times New Roman"/>
          <w:lang w:bidi="he-IL"/>
        </w:rPr>
        <w:t xml:space="preserve">Many attempts have been made to derive a grand estimate of macroalgal </w:t>
      </w:r>
      <w:r w:rsidRPr="05EACB1E">
        <w:rPr>
          <w:rFonts w:ascii="Times New Roman" w:hAnsi="Times New Roman" w:cs="Times New Roman"/>
          <w:i/>
          <w:iCs/>
          <w:lang w:bidi="he-IL"/>
        </w:rPr>
        <w:t>k</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BEC{Cebrian, 1999, #32569; Banta et al., 2004, #54288; Filbee-Dexter et al., 2024, #27977; Kennedy and Blain, 2025, #108523; White and Norkko, 2025, #37662}</w:instrText>
      </w:r>
      <w:r w:rsidR="00FF4549" w:rsidRPr="00FF4549">
        <w:rPr>
          <w:rFonts w:ascii="Times New Roman" w:hAnsi="Times New Roman" w:cs="Times New Roman"/>
        </w:rPr>
        <w:fldChar w:fldCharType="separate"/>
      </w:r>
      <w:r w:rsidRPr="00FF4549">
        <w:rPr>
          <w:rFonts w:ascii="Times New Roman" w:hAnsi="Times New Roman" w:cs="Times New Roman"/>
          <w:vertAlign w:val="superscript"/>
        </w:rPr>
        <w:t>2,7,9,26,29</w:t>
      </w:r>
      <w:r w:rsidR="00FF4549" w:rsidRPr="00FF4549">
        <w:rPr>
          <w:rFonts w:ascii="Times New Roman" w:hAnsi="Times New Roman" w:cs="Times New Roman"/>
        </w:rPr>
        <w:fldChar w:fldCharType="end"/>
      </w:r>
      <w:r w:rsidRPr="00FF4549">
        <w:rPr>
          <w:rFonts w:ascii="Times New Roman" w:hAnsi="Times New Roman" w:cs="Times New Roman"/>
          <w:lang w:bidi="he-IL"/>
        </w:rPr>
        <w:t xml:space="preserve">. Given fast kelp turnover (Figure 1), </w:t>
      </w:r>
      <w:r w:rsidRPr="05EACB1E">
        <w:rPr>
          <w:rFonts w:ascii="Times New Roman" w:hAnsi="Times New Roman" w:cs="Times New Roman"/>
          <w:i/>
          <w:iCs/>
          <w:lang w:bidi="he-IL"/>
        </w:rPr>
        <w:t>k</w:t>
      </w:r>
      <w:r w:rsidRPr="00FF4549">
        <w:rPr>
          <w:rFonts w:ascii="Times New Roman" w:hAnsi="Times New Roman" w:cs="Times New Roman"/>
          <w:lang w:bidi="he-IL"/>
        </w:rPr>
        <w:t xml:space="preserve"> is expected to have a median value of 1.5 %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lang w:bidi="he-IL"/>
        </w:rPr>
        <w:t xml:space="preserve"> but with large uncertainty (ln = </w:t>
      </w:r>
      <w:r w:rsidRPr="00FF4549">
        <w:rPr>
          <w:rFonts w:ascii="Times New Roman" w:hAnsi="Times New Roman" w:cs="Times New Roman"/>
        </w:rPr>
        <w:t>0.46 ± 2.4</w:t>
      </w:r>
      <w:r w:rsidRPr="00FF4549">
        <w:rPr>
          <w:rFonts w:ascii="Times New Roman" w:hAnsi="Times New Roman" w:cs="Times New Roman"/>
          <w:lang w:bidi="he-IL"/>
        </w:rPr>
        <w:t xml:space="preserve">) resulting in a 90% probability interval bounded by 0.032 % and 89 %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lang w:bidi="he-IL"/>
        </w:rPr>
        <w:t xml:space="preserve">. Strangely, observed </w:t>
      </w:r>
      <w:r w:rsidRPr="05EACB1E">
        <w:rPr>
          <w:rFonts w:ascii="Times New Roman" w:hAnsi="Times New Roman" w:cs="Times New Roman"/>
          <w:i/>
          <w:iCs/>
          <w:lang w:bidi="he-IL"/>
        </w:rPr>
        <w:t>k</w:t>
      </w:r>
      <w:r w:rsidRPr="00FF4549">
        <w:rPr>
          <w:rFonts w:ascii="Times New Roman" w:hAnsi="Times New Roman" w:cs="Times New Roman"/>
          <w:lang w:bidi="he-IL"/>
        </w:rPr>
        <w:t xml:space="preserve"> is even less precise than predicted </w:t>
      </w:r>
      <w:r w:rsidRPr="05EACB1E">
        <w:rPr>
          <w:rFonts w:ascii="Times New Roman" w:hAnsi="Times New Roman" w:cs="Times New Roman"/>
          <w:i/>
          <w:iCs/>
          <w:lang w:bidi="he-IL"/>
        </w:rPr>
        <w:t>k</w:t>
      </w:r>
      <w:r w:rsidRPr="00FF4549">
        <w:rPr>
          <w:rFonts w:ascii="Times New Roman" w:hAnsi="Times New Roman" w:cs="Times New Roman"/>
          <w:lang w:bidi="he-IL"/>
        </w:rPr>
        <w:t xml:space="preserve">. Across all estimates of macroalgal </w:t>
      </w:r>
      <w:r w:rsidRPr="05EACB1E">
        <w:rPr>
          <w:rFonts w:ascii="Times New Roman" w:hAnsi="Times New Roman" w:cs="Times New Roman"/>
          <w:i/>
          <w:iCs/>
          <w:lang w:bidi="he-IL"/>
        </w:rPr>
        <w:t>k</w:t>
      </w:r>
      <w:r w:rsidRPr="00FF4549">
        <w:rPr>
          <w:rFonts w:ascii="Times New Roman" w:hAnsi="Times New Roman" w:cs="Times New Roman"/>
          <w:lang w:bidi="he-IL"/>
        </w:rPr>
        <w:t xml:space="preserve"> to date</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BEC{Wright, 2025, #83565</w:instrText>
      </w:r>
      <w:r w:rsidR="00FF4549" w:rsidRPr="00FF4549">
        <w:rPr>
          <w:rFonts w:ascii="Times New Roman" w:hAnsi="Times New Roman" w:cs="Times New Roman"/>
          <w:lang w:bidi="he-IL"/>
        </w:rPr>
        <w:instrText>}</w:instrText>
      </w:r>
      <w:r w:rsidR="00FF4549" w:rsidRPr="00FF4549">
        <w:rPr>
          <w:rFonts w:ascii="Times New Roman" w:hAnsi="Times New Roman" w:cs="Times New Roman"/>
        </w:rPr>
        <w:fldChar w:fldCharType="separate"/>
      </w:r>
      <w:r w:rsidRPr="00FF4549">
        <w:rPr>
          <w:rFonts w:ascii="Times New Roman" w:hAnsi="Times New Roman" w:cs="Times New Roman"/>
          <w:vertAlign w:val="superscript"/>
        </w:rPr>
        <w:t>30</w:t>
      </w:r>
      <w:r w:rsidR="00FF4549" w:rsidRPr="00FF4549">
        <w:rPr>
          <w:rFonts w:ascii="Times New Roman" w:hAnsi="Times New Roman" w:cs="Times New Roman"/>
        </w:rPr>
        <w:fldChar w:fldCharType="end"/>
      </w:r>
      <w:r w:rsidRPr="00FF4549">
        <w:rPr>
          <w:rFonts w:ascii="Times New Roman" w:hAnsi="Times New Roman" w:cs="Times New Roman"/>
          <w:lang w:bidi="he-IL"/>
        </w:rPr>
        <w:t xml:space="preserve"> including those </w:t>
      </w:r>
      <w:r w:rsidRPr="00FF4549">
        <w:rPr>
          <w:rFonts w:ascii="Times New Roman" w:hAnsi="Times New Roman" w:cs="Times New Roman"/>
        </w:rPr>
        <w:t>underlying the latest blue carbon estimates</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BEC{Filbee-Dexter et al., 2024, #27977}</w:instrText>
      </w:r>
      <w:r w:rsidR="00FF4549" w:rsidRPr="00FF4549">
        <w:rPr>
          <w:rFonts w:ascii="Times New Roman" w:hAnsi="Times New Roman" w:cs="Times New Roman"/>
        </w:rPr>
        <w:fldChar w:fldCharType="separate"/>
      </w:r>
      <w:r w:rsidRPr="00FF4549">
        <w:rPr>
          <w:rFonts w:ascii="Times New Roman" w:hAnsi="Times New Roman" w:cs="Times New Roman"/>
          <w:vertAlign w:val="superscript"/>
        </w:rPr>
        <w:t>2</w:t>
      </w:r>
      <w:r w:rsidR="00FF4549" w:rsidRPr="00FF4549">
        <w:rPr>
          <w:rFonts w:ascii="Times New Roman" w:hAnsi="Times New Roman" w:cs="Times New Roman"/>
        </w:rPr>
        <w:fldChar w:fldCharType="end"/>
      </w:r>
      <w:r w:rsidRPr="00FF4549">
        <w:rPr>
          <w:rFonts w:ascii="Times New Roman" w:hAnsi="Times New Roman" w:cs="Times New Roman"/>
        </w:rPr>
        <w:t xml:space="preserve"> and reviews</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BEC{Kennedy and Blain, 2025, #108523; White and Norkko, 2025, #37662}</w:instrText>
      </w:r>
      <w:r w:rsidR="00FF4549" w:rsidRPr="00FF4549">
        <w:rPr>
          <w:rFonts w:ascii="Times New Roman" w:hAnsi="Times New Roman" w:cs="Times New Roman"/>
        </w:rPr>
        <w:fldChar w:fldCharType="separate"/>
      </w:r>
      <w:r w:rsidRPr="00FF4549">
        <w:rPr>
          <w:rFonts w:ascii="Times New Roman" w:hAnsi="Times New Roman" w:cs="Times New Roman"/>
          <w:vertAlign w:val="superscript"/>
        </w:rPr>
        <w:t>7,9</w:t>
      </w:r>
      <w:r w:rsidR="00FF4549" w:rsidRPr="00FF4549">
        <w:rPr>
          <w:rFonts w:ascii="Times New Roman" w:hAnsi="Times New Roman" w:cs="Times New Roman"/>
        </w:rPr>
        <w:fldChar w:fldCharType="end"/>
      </w:r>
      <w:r w:rsidRPr="00FF4549">
        <w:rPr>
          <w:rFonts w:ascii="Times New Roman" w:hAnsi="Times New Roman" w:cs="Times New Roman"/>
          <w:lang w:bidi="he-IL"/>
        </w:rPr>
        <w:t xml:space="preserve">, exponential decay of kelp detritus under natural field or mesocosm conditions ranges from </w:t>
      </w:r>
      <w:r w:rsidRPr="00FF4549">
        <w:rPr>
          <w:rFonts w:ascii="Times New Roman" w:hAnsi="Times New Roman" w:cs="Times New Roman"/>
          <w:color w:val="000000"/>
          <w:kern w:val="0"/>
        </w:rPr>
        <w:t>−</w:t>
      </w:r>
      <w:r w:rsidRPr="00FF4549">
        <w:rPr>
          <w:rFonts w:ascii="Times New Roman" w:hAnsi="Times New Roman" w:cs="Times New Roman"/>
          <w:lang w:bidi="he-IL"/>
        </w:rPr>
        <w:t xml:space="preserve">3 to 66 %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color w:val="000000"/>
          <w:kern w:val="0"/>
        </w:rPr>
        <w:t xml:space="preserve">. Our attempt to model observed </w:t>
      </w:r>
      <w:r w:rsidRPr="05EACB1E">
        <w:rPr>
          <w:rFonts w:ascii="Times New Roman" w:hAnsi="Times New Roman" w:cs="Times New Roman"/>
          <w:i/>
          <w:iCs/>
          <w:color w:val="000000"/>
          <w:kern w:val="0"/>
        </w:rPr>
        <w:t>k</w:t>
      </w:r>
      <w:r w:rsidRPr="00FF4549">
        <w:rPr>
          <w:rFonts w:ascii="Times New Roman" w:hAnsi="Times New Roman" w:cs="Times New Roman"/>
          <w:color w:val="000000"/>
          <w:kern w:val="0"/>
        </w:rPr>
        <w:t xml:space="preserve"> with a normal distribution resulted in a grand estimate of 2.8 ± 5.5 </w:t>
      </w:r>
      <w:r w:rsidRPr="00FF4549">
        <w:rPr>
          <w:rFonts w:ascii="Times New Roman" w:hAnsi="Times New Roman" w:cs="Times New Roman"/>
          <w:lang w:bidi="he-IL"/>
        </w:rPr>
        <w:t xml:space="preserve">%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color w:val="000000"/>
          <w:kern w:val="0"/>
        </w:rPr>
        <w:t xml:space="preserve"> with a 90% </w:t>
      </w:r>
      <w:r w:rsidRPr="00FF4549">
        <w:rPr>
          <w:rFonts w:ascii="Times New Roman" w:hAnsi="Times New Roman" w:cs="Times New Roman"/>
          <w:lang w:bidi="he-IL"/>
        </w:rPr>
        <w:t xml:space="preserve">probability interval bounded by </w:t>
      </w:r>
      <w:r w:rsidRPr="00FF4549">
        <w:rPr>
          <w:rFonts w:ascii="Times New Roman" w:hAnsi="Times New Roman" w:cs="Times New Roman"/>
          <w:color w:val="000000"/>
          <w:kern w:val="0"/>
        </w:rPr>
        <w:t>−</w:t>
      </w:r>
      <w:r w:rsidRPr="00FF4549">
        <w:rPr>
          <w:rFonts w:ascii="Times New Roman" w:hAnsi="Times New Roman" w:cs="Times New Roman"/>
          <w:lang w:bidi="he-IL"/>
        </w:rPr>
        <w:t xml:space="preserve">6.3 and 12 %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commentRangeStart w:id="245"/>
      <w:r w:rsidRPr="00FF4549">
        <w:rPr>
          <w:rFonts w:ascii="Times New Roman" w:hAnsi="Times New Roman" w:cs="Times New Roman"/>
          <w:lang w:bidi="he-IL"/>
        </w:rPr>
        <w:t>.</w:t>
      </w:r>
      <w:commentRangeEnd w:id="245"/>
      <w:r w:rsidR="00FF4549" w:rsidRPr="00FF4549">
        <w:rPr>
          <w:rStyle w:val="CommentReference"/>
          <w:rFonts w:ascii="Times New Roman" w:hAnsi="Times New Roman" w:cs="Times New Roman"/>
          <w:sz w:val="24"/>
          <w:szCs w:val="24"/>
          <w:lang w:bidi="he-IL"/>
        </w:rPr>
        <w:commentReference w:id="245"/>
      </w:r>
      <w:r w:rsidRPr="00FF4549">
        <w:rPr>
          <w:rFonts w:ascii="Times New Roman" w:hAnsi="Times New Roman" w:cs="Times New Roman"/>
          <w:lang w:bidi="he-IL"/>
        </w:rPr>
        <w:t xml:space="preserve"> Due to this large variation, comparison with other plants has proven difficult</w:t>
      </w:r>
      <w:r w:rsidR="00FF4549" w:rsidRPr="00FF4549">
        <w:rPr>
          <w:rFonts w:ascii="Times New Roman" w:hAnsi="Times New Roman" w:cs="Times New Roman"/>
        </w:rPr>
        <w:fldChar w:fldCharType="begin"/>
      </w:r>
      <w:r w:rsidR="00FF4549" w:rsidRPr="00FF4549">
        <w:rPr>
          <w:rFonts w:ascii="Times New Roman" w:hAnsi="Times New Roman" w:cs="Times New Roman"/>
        </w:rPr>
        <w:instrText xml:space="preserve">ADDIN BEC{Cebrian, 1999, #32569; </w:instrText>
      </w:r>
      <w:r w:rsidR="00FF4549" w:rsidRPr="00FF4549">
        <w:rPr>
          <w:rFonts w:ascii="Times New Roman" w:hAnsi="Times New Roman" w:cs="Times New Roman"/>
          <w:lang w:bidi="he-IL"/>
        </w:rPr>
        <w:instrText>Banta et al., 2004, #54288}</w:instrText>
      </w:r>
      <w:r w:rsidR="00FF4549" w:rsidRPr="00FF4549">
        <w:rPr>
          <w:rFonts w:ascii="Times New Roman" w:hAnsi="Times New Roman" w:cs="Times New Roman"/>
        </w:rPr>
        <w:fldChar w:fldCharType="separate"/>
      </w:r>
      <w:r w:rsidRPr="00FF4549">
        <w:rPr>
          <w:rFonts w:ascii="Times New Roman" w:hAnsi="Times New Roman" w:cs="Times New Roman"/>
          <w:vertAlign w:val="superscript"/>
        </w:rPr>
        <w:t>26,29</w:t>
      </w:r>
      <w:r w:rsidR="00FF4549" w:rsidRPr="00FF4549">
        <w:rPr>
          <w:rFonts w:ascii="Times New Roman" w:hAnsi="Times New Roman" w:cs="Times New Roman"/>
        </w:rPr>
        <w:fldChar w:fldCharType="end"/>
      </w:r>
      <w:r w:rsidRPr="00FF4549">
        <w:rPr>
          <w:rFonts w:ascii="Times New Roman" w:hAnsi="Times New Roman" w:cs="Times New Roman"/>
          <w:lang w:bidi="he-IL"/>
        </w:rPr>
        <w:t>. Studies on traditional predictors such as elemental stoichiometry and biochemical composition</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BEC{Filbee-Dexter et al., 2022, #89942; Wright et al., 2022, #84779}</w:instrText>
      </w:r>
      <w:r w:rsidR="00FF4549" w:rsidRPr="00FF4549">
        <w:rPr>
          <w:rFonts w:ascii="Times New Roman" w:hAnsi="Times New Roman" w:cs="Times New Roman"/>
        </w:rPr>
        <w:fldChar w:fldCharType="separate"/>
      </w:r>
      <w:r w:rsidRPr="00FF4549">
        <w:rPr>
          <w:rFonts w:ascii="Times New Roman" w:hAnsi="Times New Roman" w:cs="Times New Roman"/>
          <w:vertAlign w:val="superscript"/>
        </w:rPr>
        <w:t>6,10</w:t>
      </w:r>
      <w:r w:rsidR="00FF4549" w:rsidRPr="00FF4549">
        <w:rPr>
          <w:rFonts w:ascii="Times New Roman" w:hAnsi="Times New Roman" w:cs="Times New Roman"/>
        </w:rPr>
        <w:fldChar w:fldCharType="end"/>
      </w:r>
      <w:r w:rsidRPr="00FF4549">
        <w:rPr>
          <w:rFonts w:ascii="Times New Roman" w:hAnsi="Times New Roman" w:cs="Times New Roman"/>
          <w:lang w:bidi="he-IL"/>
        </w:rPr>
        <w:t xml:space="preserve"> </w:t>
      </w:r>
      <w:r w:rsidRPr="00FF4549">
        <w:rPr>
          <w:rFonts w:ascii="Times New Roman" w:hAnsi="Times New Roman" w:cs="Times New Roman"/>
        </w:rPr>
        <w:t>generally failed to explain most of the variation.</w:t>
      </w:r>
      <w:ins w:id="246" w:author="a.foggo@plymouth.ac.uk" w:date="2026-01-09T17:19:00Z">
        <w:r w:rsidR="2E11B60B" w:rsidRPr="00FF4549">
          <w:rPr>
            <w:rFonts w:ascii="Times New Roman" w:hAnsi="Times New Roman" w:cs="Times New Roman"/>
          </w:rPr>
          <w:t xml:space="preserve"> E</w:t>
        </w:r>
      </w:ins>
      <w:del w:id="247" w:author="a.foggo@plymouth.ac.uk" w:date="2026-01-09T17:19:00Z">
        <w:r w:rsidR="00FF4549" w:rsidRPr="05EACB1E" w:rsidDel="55543525">
          <w:rPr>
            <w:rFonts w:ascii="Times New Roman" w:hAnsi="Times New Roman" w:cs="Times New Roman"/>
          </w:rPr>
          <w:delText xml:space="preserve"> And e</w:delText>
        </w:r>
      </w:del>
      <w:r w:rsidRPr="00FF4549">
        <w:rPr>
          <w:rFonts w:ascii="Times New Roman" w:hAnsi="Times New Roman" w:cs="Times New Roman"/>
        </w:rPr>
        <w:t>ven the latest holistic attempts to grasp macroalgal decomposition</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BEC{Kennedy and Blain, 2025, #108523; White and Norkko, 2025, #37662}</w:instrText>
      </w:r>
      <w:r w:rsidR="00FF4549" w:rsidRPr="00FF4549">
        <w:rPr>
          <w:rFonts w:ascii="Times New Roman" w:hAnsi="Times New Roman" w:cs="Times New Roman"/>
        </w:rPr>
        <w:fldChar w:fldCharType="separate"/>
      </w:r>
      <w:r w:rsidRPr="00FF4549">
        <w:rPr>
          <w:rFonts w:ascii="Times New Roman" w:hAnsi="Times New Roman" w:cs="Times New Roman"/>
          <w:vertAlign w:val="superscript"/>
        </w:rPr>
        <w:t>7,9</w:t>
      </w:r>
      <w:r w:rsidR="00FF4549" w:rsidRPr="00FF4549">
        <w:rPr>
          <w:rFonts w:ascii="Times New Roman" w:hAnsi="Times New Roman" w:cs="Times New Roman"/>
        </w:rPr>
        <w:fldChar w:fldCharType="end"/>
      </w:r>
      <w:r w:rsidRPr="00FF4549">
        <w:rPr>
          <w:rFonts w:ascii="Times New Roman" w:hAnsi="Times New Roman" w:cs="Times New Roman"/>
        </w:rPr>
        <w:t xml:space="preserve"> have not been able to achieve clarity beyond raising several possible sources</w:t>
      </w:r>
      <w:r w:rsidRPr="00FF4549">
        <w:rPr>
          <w:rFonts w:ascii="Times New Roman" w:hAnsi="Times New Roman" w:cs="Times New Roman"/>
          <w:lang w:bidi="he-IL"/>
        </w:rPr>
        <w:t xml:space="preserve"> of unexplained variability</w:t>
      </w:r>
      <w:r w:rsidRPr="00FF4549">
        <w:rPr>
          <w:rFonts w:ascii="Times New Roman" w:hAnsi="Times New Roman" w:cs="Times New Roman"/>
        </w:rPr>
        <w:t>.</w:t>
      </w:r>
    </w:p>
    <w:p w14:paraId="45AD52C3" w14:textId="77777777" w:rsidR="00FF4549" w:rsidRPr="00FF4549" w:rsidRDefault="00FF4549" w:rsidP="00FF4549">
      <w:pPr>
        <w:rPr>
          <w:rFonts w:ascii="Times New Roman" w:hAnsi="Times New Roman" w:cs="Times New Roman"/>
          <w:lang w:bidi="he-IL"/>
        </w:rPr>
      </w:pPr>
    </w:p>
    <w:p w14:paraId="254CE825" w14:textId="6D171CB2" w:rsidR="00FF4549" w:rsidRPr="00FF4549" w:rsidRDefault="00FF4549" w:rsidP="00FF4549">
      <w:pPr>
        <w:rPr>
          <w:rFonts w:ascii="Times New Roman" w:hAnsi="Times New Roman" w:cs="Times New Roman"/>
          <w:lang w:bidi="he-IL"/>
        </w:rPr>
      </w:pPr>
      <w:del w:id="248" w:author="Karen Filbee-Dexter" w:date="2026-01-10T06:35:00Z" w16du:dateUtc="2026-01-10T06:35:23Z">
        <w:r w:rsidRPr="05EACB1E" w:rsidDel="55543525">
          <w:rPr>
            <w:rFonts w:ascii="Times New Roman" w:hAnsi="Times New Roman" w:cs="Times New Roman"/>
          </w:rPr>
          <w:delText>The most parsimonious</w:delText>
        </w:r>
      </w:del>
      <w:ins w:id="249" w:author="Karen Filbee-Dexter" w:date="2026-01-10T06:35:00Z" w16du:dateUtc="2026-01-10T06:35:24Z">
        <w:r w:rsidR="7B85094C" w:rsidRPr="05EACB1E">
          <w:rPr>
            <w:rFonts w:ascii="Times New Roman" w:hAnsi="Times New Roman" w:cs="Times New Roman"/>
          </w:rPr>
          <w:t>A possible</w:t>
        </w:r>
      </w:ins>
      <w:r w:rsidR="55543525" w:rsidRPr="05EACB1E">
        <w:rPr>
          <w:rFonts w:ascii="Times New Roman" w:hAnsi="Times New Roman" w:cs="Times New Roman"/>
        </w:rPr>
        <w:t xml:space="preserve"> solution to this enigma is to be found in the</w:t>
      </w:r>
      <w:commentRangeStart w:id="250"/>
      <w:r w:rsidR="55543525" w:rsidRPr="05EACB1E">
        <w:rPr>
          <w:rFonts w:ascii="Times New Roman" w:hAnsi="Times New Roman" w:cs="Times New Roman"/>
        </w:rPr>
        <w:t xml:space="preserve"> </w:t>
      </w:r>
      <w:ins w:id="251" w:author="a.foggo@plymouth.ac.uk" w:date="2026-01-13T16:35:00Z" w16du:dateUtc="2026-01-13T16:35:25Z">
        <w:r w:rsidR="0EE988EA" w:rsidRPr="05EACB1E">
          <w:rPr>
            <w:rFonts w:ascii="Times New Roman" w:hAnsi="Times New Roman" w:cs="Times New Roman"/>
          </w:rPr>
          <w:t>mechanism</w:t>
        </w:r>
      </w:ins>
      <w:del w:id="252" w:author="a.foggo@plymouth.ac.uk" w:date="2026-01-13T16:35:00Z" w16du:dateUtc="2026-01-13T16:35:12Z">
        <w:r w:rsidRPr="05EACB1E" w:rsidDel="55543525">
          <w:rPr>
            <w:rFonts w:ascii="Times New Roman" w:hAnsi="Times New Roman" w:cs="Times New Roman"/>
          </w:rPr>
          <w:delText>t</w:delText>
        </w:r>
      </w:del>
      <w:del w:id="253" w:author="a.foggo@plymouth.ac.uk" w:date="2026-01-13T16:26:00Z" w16du:dateUtc="2026-01-13T16:26:34Z">
        <w:r w:rsidRPr="05EACB1E" w:rsidDel="55543525">
          <w:rPr>
            <w:rFonts w:ascii="Times New Roman" w:hAnsi="Times New Roman" w:cs="Times New Roman"/>
          </w:rPr>
          <w:delText xml:space="preserve">heory </w:delText>
        </w:r>
      </w:del>
      <w:r w:rsidR="55543525" w:rsidRPr="05EACB1E">
        <w:rPr>
          <w:rFonts w:ascii="Times New Roman" w:hAnsi="Times New Roman" w:cs="Times New Roman"/>
        </w:rPr>
        <w:t>of</w:t>
      </w:r>
      <w:commentRangeEnd w:id="250"/>
      <w:r w:rsidRPr="05EACB1E">
        <w:rPr>
          <w:rStyle w:val="CommentReference"/>
          <w:rFonts w:ascii="Times New Roman" w:hAnsi="Times New Roman" w:cs="Times New Roman"/>
          <w:sz w:val="24"/>
          <w:szCs w:val="24"/>
        </w:rPr>
        <w:commentReference w:id="250"/>
      </w:r>
      <w:r w:rsidR="55543525" w:rsidRPr="05EACB1E">
        <w:rPr>
          <w:rFonts w:ascii="Times New Roman" w:hAnsi="Times New Roman" w:cs="Times New Roman"/>
        </w:rPr>
        <w:t xml:space="preserve"> detrital photosynthesis. </w:t>
      </w:r>
      <w:r w:rsidR="55543525" w:rsidRPr="05EACB1E">
        <w:rPr>
          <w:rFonts w:ascii="Times New Roman" w:hAnsi="Times New Roman" w:cs="Times New Roman"/>
          <w:lang w:bidi="he-IL"/>
        </w:rPr>
        <w:t>The distribution of kelp exponential decay derived above predicts a 30% chance of exponential growth (</w:t>
      </w:r>
      <w:r w:rsidR="55543525" w:rsidRPr="05EACB1E">
        <w:rPr>
          <w:rFonts w:ascii="Times New Roman" w:hAnsi="Times New Roman" w:cs="Times New Roman"/>
          <w:i/>
          <w:iCs/>
          <w:lang w:bidi="he-IL"/>
        </w:rPr>
        <w:t>P</w:t>
      </w:r>
      <w:r w:rsidR="55543525" w:rsidRPr="05EACB1E">
        <w:rPr>
          <w:rFonts w:ascii="Times New Roman" w:hAnsi="Times New Roman" w:cs="Times New Roman"/>
          <w:i/>
          <w:iCs/>
          <w:vertAlign w:val="subscript"/>
          <w:lang w:bidi="he-IL"/>
        </w:rPr>
        <w:t>k</w:t>
      </w:r>
      <w:r w:rsidR="55543525" w:rsidRPr="05EACB1E">
        <w:rPr>
          <w:rFonts w:ascii="Times New Roman" w:hAnsi="Times New Roman" w:cs="Times New Roman"/>
          <w:vertAlign w:val="subscript"/>
          <w:lang w:bidi="he-IL"/>
        </w:rPr>
        <w:t xml:space="preserve"> &lt; 0</w:t>
      </w:r>
      <w:r w:rsidR="55543525" w:rsidRPr="05EACB1E">
        <w:rPr>
          <w:rFonts w:ascii="Times New Roman" w:hAnsi="Times New Roman" w:cs="Times New Roman"/>
          <w:lang w:bidi="he-IL"/>
        </w:rPr>
        <w:t xml:space="preserve"> = 0.3). </w:t>
      </w:r>
      <w:ins w:id="254" w:author="Karen Filbee-Dexter" w:date="2026-01-10T06:37:00Z" w16du:dateUtc="2026-01-10T06:37:27Z">
        <w:r w:rsidR="47749D2A" w:rsidRPr="05EACB1E">
          <w:rPr>
            <w:rFonts w:ascii="Times New Roman" w:hAnsi="Times New Roman" w:cs="Times New Roman"/>
            <w:lang w:bidi="he-IL"/>
          </w:rPr>
          <w:t xml:space="preserve">This increase in biomass </w:t>
        </w:r>
      </w:ins>
      <w:del w:id="255" w:author="Karen Filbee-Dexter" w:date="2026-01-10T06:37:00Z" w16du:dateUtc="2026-01-10T06:37:29Z">
        <w:r w:rsidRPr="05EACB1E" w:rsidDel="55543525">
          <w:rPr>
            <w:rFonts w:ascii="Times New Roman" w:hAnsi="Times New Roman" w:cs="Times New Roman"/>
            <w:lang w:bidi="he-IL"/>
          </w:rPr>
          <w:delText xml:space="preserve">This </w:delText>
        </w:r>
      </w:del>
      <w:r w:rsidR="55543525" w:rsidRPr="05EACB1E">
        <w:rPr>
          <w:rFonts w:ascii="Times New Roman" w:hAnsi="Times New Roman" w:cs="Times New Roman"/>
          <w:lang w:bidi="he-IL"/>
        </w:rPr>
        <w:t>is clearly paradoxical in the context of the traditional decomposition model</w:t>
      </w:r>
      <w:r w:rsidRPr="05EACB1E">
        <w:rPr>
          <w:rFonts w:ascii="Times New Roman" w:hAnsi="Times New Roman" w:cs="Times New Roman"/>
        </w:rPr>
        <w:fldChar w:fldCharType="begin"/>
      </w:r>
      <w:r w:rsidRPr="05EACB1E">
        <w:rPr>
          <w:rFonts w:ascii="Times New Roman" w:hAnsi="Times New Roman" w:cs="Times New Roman"/>
        </w:rPr>
        <w:instrText>ADDIN BEC{Olson, 1963, #2327}</w:instrText>
      </w:r>
      <w:r w:rsidRPr="05EACB1E">
        <w:rPr>
          <w:rFonts w:ascii="Times New Roman" w:hAnsi="Times New Roman" w:cs="Times New Roman"/>
        </w:rPr>
        <w:fldChar w:fldCharType="separate"/>
      </w:r>
      <w:r w:rsidR="55543525" w:rsidRPr="05EACB1E">
        <w:rPr>
          <w:rFonts w:ascii="Times New Roman" w:hAnsi="Times New Roman" w:cs="Times New Roman"/>
          <w:vertAlign w:val="superscript"/>
        </w:rPr>
        <w:t>28</w:t>
      </w:r>
      <w:r w:rsidRPr="05EACB1E">
        <w:rPr>
          <w:rFonts w:ascii="Times New Roman" w:hAnsi="Times New Roman" w:cs="Times New Roman"/>
        </w:rPr>
        <w:fldChar w:fldCharType="end"/>
      </w:r>
      <w:del w:id="256" w:author="a.foggo@plymouth.ac.uk" w:date="2026-01-13T16:14:00Z" w16du:dateUtc="2026-01-13T16:14:32Z">
        <w:r w:rsidRPr="05EACB1E" w:rsidDel="55543525">
          <w:rPr>
            <w:rFonts w:ascii="Times New Roman" w:hAnsi="Times New Roman" w:cs="Times New Roman"/>
          </w:rPr>
          <w:delText>,</w:delText>
        </w:r>
      </w:del>
      <w:r w:rsidR="55543525" w:rsidRPr="05EACB1E">
        <w:rPr>
          <w:rFonts w:ascii="Times New Roman" w:hAnsi="Times New Roman" w:cs="Times New Roman"/>
        </w:rPr>
        <w:t xml:space="preserve"> but makes sense when considering the physiology of kelps which allows them to continue photosynthesis and growth as detached tissue</w:t>
      </w:r>
      <w:r w:rsidRPr="05EACB1E">
        <w:rPr>
          <w:rFonts w:ascii="Times New Roman" w:hAnsi="Times New Roman" w:cs="Times New Roman"/>
        </w:rPr>
        <w:fldChar w:fldCharType="begin"/>
      </w:r>
      <w:r w:rsidRPr="05EACB1E">
        <w:rPr>
          <w:rFonts w:ascii="Times New Roman" w:hAnsi="Times New Roman" w:cs="Times New Roman"/>
        </w:rPr>
        <w:instrText>ADDIN BEC{Drew, 1983, #15663}</w:instrText>
      </w:r>
      <w:r w:rsidRPr="05EACB1E">
        <w:rPr>
          <w:rFonts w:ascii="Times New Roman" w:hAnsi="Times New Roman" w:cs="Times New Roman"/>
        </w:rPr>
        <w:fldChar w:fldCharType="separate"/>
      </w:r>
      <w:r w:rsidR="55543525" w:rsidRPr="05EACB1E">
        <w:rPr>
          <w:rFonts w:ascii="Times New Roman" w:hAnsi="Times New Roman" w:cs="Times New Roman"/>
          <w:vertAlign w:val="superscript"/>
        </w:rPr>
        <w:t>31</w:t>
      </w:r>
      <w:r w:rsidRPr="05EACB1E">
        <w:rPr>
          <w:rFonts w:ascii="Times New Roman" w:hAnsi="Times New Roman" w:cs="Times New Roman"/>
        </w:rPr>
        <w:fldChar w:fldCharType="end"/>
      </w:r>
      <w:r w:rsidR="55543525" w:rsidRPr="05EACB1E">
        <w:rPr>
          <w:rFonts w:ascii="Times New Roman" w:hAnsi="Times New Roman" w:cs="Times New Roman"/>
        </w:rPr>
        <w:t xml:space="preserve">. </w:t>
      </w:r>
      <w:ins w:id="257" w:author="Karen Filbee-Dexter" w:date="2026-01-10T06:38:00Z" w16du:dateUtc="2026-01-10T06:38:32Z">
        <w:r w:rsidR="71E7B89D" w:rsidRPr="05EACB1E">
          <w:rPr>
            <w:rFonts w:ascii="Times New Roman" w:hAnsi="Times New Roman" w:cs="Times New Roman"/>
          </w:rPr>
          <w:t xml:space="preserve">Multiple experiments show that </w:t>
        </w:r>
      </w:ins>
      <w:del w:id="258" w:author="Karen Filbee-Dexter" w:date="2026-01-10T06:38:00Z" w16du:dateUtc="2026-01-10T06:38:29Z">
        <w:r w:rsidRPr="05EACB1E" w:rsidDel="55543525">
          <w:rPr>
            <w:rFonts w:ascii="Times New Roman" w:hAnsi="Times New Roman" w:cs="Times New Roman"/>
          </w:rPr>
          <w:delText>Expe</w:delText>
        </w:r>
        <w:commentRangeStart w:id="259"/>
        <w:r w:rsidRPr="05EACB1E" w:rsidDel="55543525">
          <w:rPr>
            <w:rFonts w:ascii="Times New Roman" w:hAnsi="Times New Roman" w:cs="Times New Roman"/>
          </w:rPr>
          <w:delText xml:space="preserve">rimental </w:delText>
        </w:r>
      </w:del>
      <w:r w:rsidR="55543525" w:rsidRPr="05EACB1E">
        <w:rPr>
          <w:rFonts w:ascii="Times New Roman" w:hAnsi="Times New Roman" w:cs="Times New Roman"/>
        </w:rPr>
        <w:t xml:space="preserve">kelp detritus </w:t>
      </w:r>
      <w:commentRangeEnd w:id="259"/>
      <w:r w:rsidRPr="05EACB1E">
        <w:rPr>
          <w:rStyle w:val="CommentReference"/>
          <w:rFonts w:ascii="Times New Roman" w:hAnsi="Times New Roman" w:cs="Times New Roman"/>
          <w:sz w:val="24"/>
          <w:szCs w:val="24"/>
        </w:rPr>
        <w:commentReference w:id="259"/>
      </w:r>
      <w:r w:rsidR="55543525" w:rsidRPr="05EACB1E">
        <w:rPr>
          <w:rFonts w:ascii="Times New Roman" w:hAnsi="Times New Roman" w:cs="Times New Roman"/>
        </w:rPr>
        <w:t>can remain viable after detachment</w:t>
      </w:r>
      <w:r w:rsidRPr="05EACB1E">
        <w:rPr>
          <w:rFonts w:ascii="Times New Roman" w:hAnsi="Times New Roman" w:cs="Times New Roman"/>
        </w:rPr>
        <w:fldChar w:fldCharType="begin"/>
      </w:r>
      <w:r w:rsidRPr="05EACB1E">
        <w:rPr>
          <w:rFonts w:ascii="Times New Roman" w:hAnsi="Times New Roman" w:cs="Times New Roman"/>
        </w:rPr>
        <w:instrText xml:space="preserve">ADDIN BEC{de Bettignies et al., 2020, #27484; Frontier et al., 2021, #5570; Frontier et al., 2022, #81381; Pedersen et al., 2021, #86831; </w:instrText>
      </w:r>
      <w:r w:rsidRPr="05EACB1E">
        <w:rPr>
          <w:rFonts w:ascii="Times New Roman" w:hAnsi="Times New Roman" w:cs="Times New Roman"/>
          <w:lang w:bidi="he-IL"/>
        </w:rPr>
        <w:instrText xml:space="preserve">Filbee-Dexter et al., 2022, #89942; </w:instrText>
      </w:r>
      <w:r w:rsidRPr="05EACB1E">
        <w:rPr>
          <w:rFonts w:ascii="Times New Roman" w:hAnsi="Times New Roman" w:cs="Times New Roman"/>
        </w:rPr>
        <w:instrText>Wright and Foggo, 2021, #58011; Wright and Kregting, 2023, #49343; Wright et al., 2022, #84779; Wright et al., 2024, #11376}</w:instrText>
      </w:r>
      <w:r w:rsidRPr="05EACB1E">
        <w:rPr>
          <w:rFonts w:ascii="Times New Roman" w:hAnsi="Times New Roman" w:cs="Times New Roman"/>
        </w:rPr>
        <w:fldChar w:fldCharType="separate"/>
      </w:r>
      <w:r w:rsidR="55543525" w:rsidRPr="05EACB1E">
        <w:rPr>
          <w:rFonts w:ascii="Times New Roman" w:hAnsi="Times New Roman" w:cs="Times New Roman"/>
          <w:vertAlign w:val="superscript"/>
        </w:rPr>
        <w:t>6,8,10,14–18,32</w:t>
      </w:r>
      <w:r w:rsidRPr="05EACB1E">
        <w:rPr>
          <w:rFonts w:ascii="Times New Roman" w:hAnsi="Times New Roman" w:cs="Times New Roman"/>
        </w:rPr>
        <w:fldChar w:fldCharType="end"/>
      </w:r>
      <w:r w:rsidR="55543525" w:rsidRPr="05EACB1E">
        <w:rPr>
          <w:rFonts w:ascii="Times New Roman" w:hAnsi="Times New Roman" w:cs="Times New Roman"/>
        </w:rPr>
        <w:t xml:space="preserve">, which theoretically allows it to slow decomposition by </w:t>
      </w:r>
      <w:ins w:id="260" w:author="a.foggo@plymouth.ac.uk" w:date="2026-01-09T17:25:00Z" w16du:dateUtc="2026-01-09T17:25:13Z">
        <w:r w:rsidR="014F70BF" w:rsidRPr="05EACB1E">
          <w:rPr>
            <w:rFonts w:ascii="Times New Roman" w:hAnsi="Times New Roman" w:cs="Times New Roman"/>
          </w:rPr>
          <w:t xml:space="preserve">repair, </w:t>
        </w:r>
      </w:ins>
      <w:r w:rsidR="55543525" w:rsidRPr="05EACB1E">
        <w:rPr>
          <w:rFonts w:ascii="Times New Roman" w:hAnsi="Times New Roman" w:cs="Times New Roman"/>
        </w:rPr>
        <w:t>growth and chemical defence</w:t>
      </w:r>
      <w:r w:rsidRPr="05EACB1E">
        <w:rPr>
          <w:rFonts w:ascii="Times New Roman" w:hAnsi="Times New Roman" w:cs="Times New Roman"/>
        </w:rPr>
        <w:fldChar w:fldCharType="begin"/>
      </w:r>
      <w:r w:rsidRPr="05EACB1E">
        <w:rPr>
          <w:rFonts w:ascii="Times New Roman" w:hAnsi="Times New Roman" w:cs="Times New Roman"/>
        </w:rPr>
        <w:instrText>ADDIN BEC{Wright et al., 2022, #84779}</w:instrText>
      </w:r>
      <w:r w:rsidRPr="05EACB1E">
        <w:rPr>
          <w:rFonts w:ascii="Times New Roman" w:hAnsi="Times New Roman" w:cs="Times New Roman"/>
        </w:rPr>
        <w:fldChar w:fldCharType="separate"/>
      </w:r>
      <w:r w:rsidR="55543525" w:rsidRPr="05EACB1E">
        <w:rPr>
          <w:rFonts w:ascii="Times New Roman" w:hAnsi="Times New Roman" w:cs="Times New Roman"/>
          <w:vertAlign w:val="superscript"/>
        </w:rPr>
        <w:t>10</w:t>
      </w:r>
      <w:r w:rsidRPr="05EACB1E">
        <w:rPr>
          <w:rFonts w:ascii="Times New Roman" w:hAnsi="Times New Roman" w:cs="Times New Roman"/>
        </w:rPr>
        <w:fldChar w:fldCharType="end"/>
      </w:r>
      <w:r w:rsidR="55543525" w:rsidRPr="05EACB1E">
        <w:rPr>
          <w:rFonts w:ascii="Times New Roman" w:hAnsi="Times New Roman" w:cs="Times New Roman"/>
        </w:rPr>
        <w:t>. Detrital photosynthesis is positively related to light</w:t>
      </w:r>
      <w:r w:rsidRPr="05EACB1E">
        <w:rPr>
          <w:rFonts w:ascii="Times New Roman" w:hAnsi="Times New Roman" w:cs="Times New Roman"/>
        </w:rPr>
        <w:fldChar w:fldCharType="begin"/>
      </w:r>
      <w:r w:rsidRPr="05EACB1E">
        <w:rPr>
          <w:rFonts w:ascii="Times New Roman" w:hAnsi="Times New Roman" w:cs="Times New Roman"/>
        </w:rPr>
        <w:instrText>ADDIN BEC{Frontier et al., 2021, #5570; Frontier et al., 2022, #81381; Wright et al., 2024, #11376}</w:instrText>
      </w:r>
      <w:r w:rsidRPr="05EACB1E">
        <w:rPr>
          <w:rFonts w:ascii="Times New Roman" w:hAnsi="Times New Roman" w:cs="Times New Roman"/>
        </w:rPr>
        <w:fldChar w:fldCharType="separate"/>
      </w:r>
      <w:r w:rsidR="55543525" w:rsidRPr="05EACB1E">
        <w:rPr>
          <w:rFonts w:ascii="Times New Roman" w:hAnsi="Times New Roman" w:cs="Times New Roman"/>
          <w:vertAlign w:val="superscript"/>
        </w:rPr>
        <w:t>14,15,18</w:t>
      </w:r>
      <w:r w:rsidRPr="05EACB1E">
        <w:rPr>
          <w:rFonts w:ascii="Times New Roman" w:hAnsi="Times New Roman" w:cs="Times New Roman"/>
        </w:rPr>
        <w:fldChar w:fldCharType="end"/>
      </w:r>
      <w:r w:rsidR="55543525" w:rsidRPr="05EACB1E">
        <w:rPr>
          <w:rFonts w:ascii="Times New Roman" w:hAnsi="Times New Roman" w:cs="Times New Roman"/>
        </w:rPr>
        <w:t>, s</w:t>
      </w:r>
      <w:commentRangeStart w:id="261"/>
      <w:commentRangeStart w:id="262"/>
      <w:r w:rsidR="55543525" w:rsidRPr="05EACB1E">
        <w:rPr>
          <w:rFonts w:ascii="Times New Roman" w:hAnsi="Times New Roman" w:cs="Times New Roman"/>
        </w:rPr>
        <w:t xml:space="preserve">o </w:t>
      </w:r>
      <w:ins w:id="263" w:author="a.foggo@plymouth.ac.uk" w:date="2026-01-13T16:37:00Z" w16du:dateUtc="2026-01-13T16:37:39Z">
        <w:r w:rsidR="70E95047" w:rsidRPr="05EACB1E">
          <w:rPr>
            <w:rFonts w:ascii="Times New Roman" w:hAnsi="Times New Roman" w:cs="Times New Roman"/>
          </w:rPr>
          <w:t xml:space="preserve">rather than experiencing </w:t>
        </w:r>
      </w:ins>
      <w:del w:id="264" w:author="a.foggo@plymouth.ac.uk" w:date="2026-01-13T16:37:00Z" w16du:dateUtc="2026-01-13T16:37:11Z">
        <w:r w:rsidRPr="05EACB1E" w:rsidDel="55543525">
          <w:rPr>
            <w:rFonts w:ascii="Times New Roman" w:hAnsi="Times New Roman" w:cs="Times New Roman"/>
          </w:rPr>
          <w:delText xml:space="preserve">contrary to </w:delText>
        </w:r>
      </w:del>
      <w:r w:rsidR="55543525" w:rsidRPr="05EACB1E">
        <w:rPr>
          <w:rFonts w:ascii="Times New Roman" w:hAnsi="Times New Roman" w:cs="Times New Roman"/>
        </w:rPr>
        <w:t>photodegradation</w:t>
      </w:r>
      <w:r w:rsidRPr="05EACB1E">
        <w:rPr>
          <w:rFonts w:ascii="Times New Roman" w:hAnsi="Times New Roman" w:cs="Times New Roman"/>
        </w:rPr>
        <w:fldChar w:fldCharType="begin"/>
      </w:r>
      <w:r w:rsidRPr="05EACB1E">
        <w:rPr>
          <w:rFonts w:ascii="Times New Roman" w:hAnsi="Times New Roman" w:cs="Times New Roman"/>
        </w:rPr>
        <w:instrText>ADDIN BEC{Austin and Ballaré, 2024, #81910}</w:instrText>
      </w:r>
      <w:r w:rsidRPr="05EACB1E">
        <w:rPr>
          <w:rFonts w:ascii="Times New Roman" w:hAnsi="Times New Roman" w:cs="Times New Roman"/>
        </w:rPr>
        <w:fldChar w:fldCharType="separate"/>
      </w:r>
      <w:commentRangeEnd w:id="261"/>
      <w:r w:rsidRPr="05EACB1E">
        <w:rPr>
          <w:rStyle w:val="CommentReference"/>
          <w:rFonts w:ascii="Times New Roman" w:hAnsi="Times New Roman" w:cs="Times New Roman"/>
          <w:sz w:val="24"/>
          <w:szCs w:val="24"/>
          <w:vertAlign w:val="superscript"/>
        </w:rPr>
        <w:commentReference w:id="261"/>
      </w:r>
      <w:commentRangeEnd w:id="262"/>
      <w:r w:rsidRPr="05EACB1E">
        <w:rPr>
          <w:rStyle w:val="CommentReference"/>
          <w:rFonts w:ascii="Times New Roman" w:hAnsi="Times New Roman" w:cs="Times New Roman"/>
          <w:sz w:val="24"/>
          <w:szCs w:val="24"/>
          <w:vertAlign w:val="superscript"/>
        </w:rPr>
        <w:commentReference w:id="262"/>
      </w:r>
      <w:r w:rsidR="55543525" w:rsidRPr="05EACB1E">
        <w:rPr>
          <w:rFonts w:ascii="Times New Roman" w:hAnsi="Times New Roman" w:cs="Times New Roman"/>
          <w:vertAlign w:val="superscript"/>
        </w:rPr>
        <w:t>33</w:t>
      </w:r>
      <w:r w:rsidRPr="05EACB1E">
        <w:rPr>
          <w:rFonts w:ascii="Times New Roman" w:hAnsi="Times New Roman" w:cs="Times New Roman"/>
        </w:rPr>
        <w:fldChar w:fldCharType="end"/>
      </w:r>
      <w:ins w:id="265" w:author="a.foggo@plymouth.ac.uk" w:date="2026-01-13T16:38:00Z" w16du:dateUtc="2026-01-13T16:38:16Z">
        <w:r w:rsidR="08D7B1C9" w:rsidRPr="05EACB1E">
          <w:rPr>
            <w:rFonts w:ascii="Times New Roman" w:hAnsi="Times New Roman" w:cs="Times New Roman"/>
          </w:rPr>
          <w:t>,</w:t>
        </w:r>
      </w:ins>
      <w:del w:id="266" w:author="a.foggo@plymouth.ac.uk" w:date="2026-01-13T16:38:00Z" w16du:dateUtc="2026-01-13T16:38:06Z">
        <w:r w:rsidRPr="05EACB1E" w:rsidDel="55543525">
          <w:rPr>
            <w:rFonts w:ascii="Times New Roman" w:hAnsi="Times New Roman" w:cs="Times New Roman"/>
          </w:rPr>
          <w:delText xml:space="preserve"> explains cases where</w:delText>
        </w:r>
      </w:del>
      <w:r w:rsidR="55543525" w:rsidRPr="05EACB1E">
        <w:rPr>
          <w:rFonts w:ascii="Times New Roman" w:hAnsi="Times New Roman" w:cs="Times New Roman"/>
        </w:rPr>
        <w:t xml:space="preserve"> decomposition is slowed under light all the way to the extreme case of detrital growth</w:t>
      </w:r>
      <w:r w:rsidRPr="05EACB1E">
        <w:rPr>
          <w:rFonts w:ascii="Times New Roman" w:hAnsi="Times New Roman" w:cs="Times New Roman"/>
        </w:rPr>
        <w:fldChar w:fldCharType="begin"/>
      </w:r>
      <w:r w:rsidRPr="05EACB1E">
        <w:rPr>
          <w:rFonts w:ascii="Times New Roman" w:hAnsi="Times New Roman" w:cs="Times New Roman"/>
        </w:rPr>
        <w:instrText>ADDIN BEC{Frontier et al., 2021, #5570; Frontier et al., 2022, #81381; Pedersen et al., 2021, #86831; Wright et al., 2022, #84779}</w:instrText>
      </w:r>
      <w:r w:rsidRPr="05EACB1E">
        <w:rPr>
          <w:rFonts w:ascii="Times New Roman" w:hAnsi="Times New Roman" w:cs="Times New Roman"/>
        </w:rPr>
        <w:fldChar w:fldCharType="separate"/>
      </w:r>
      <w:r w:rsidR="55543525" w:rsidRPr="05EACB1E">
        <w:rPr>
          <w:rFonts w:ascii="Times New Roman" w:hAnsi="Times New Roman" w:cs="Times New Roman"/>
          <w:vertAlign w:val="superscript"/>
        </w:rPr>
        <w:t>8,10,14,15</w:t>
      </w:r>
      <w:r w:rsidRPr="05EACB1E">
        <w:rPr>
          <w:rFonts w:ascii="Times New Roman" w:hAnsi="Times New Roman" w:cs="Times New Roman"/>
        </w:rPr>
        <w:fldChar w:fldCharType="end"/>
      </w:r>
      <w:r w:rsidR="55543525" w:rsidRPr="05EACB1E">
        <w:rPr>
          <w:rFonts w:ascii="Times New Roman" w:hAnsi="Times New Roman" w:cs="Times New Roman"/>
        </w:rPr>
        <w:t xml:space="preserve">. However, the effect of physiology on kelp decomposition has not yet been experimentally </w:t>
      </w:r>
      <w:ins w:id="267" w:author="a.foggo@plymouth.ac.uk" w:date="2026-01-13T16:38:00Z" w16du:dateUtc="2026-01-13T16:38:46Z">
        <w:r w:rsidR="19F245E1" w:rsidRPr="05EACB1E">
          <w:rPr>
            <w:rFonts w:ascii="Times New Roman" w:hAnsi="Times New Roman" w:cs="Times New Roman"/>
          </w:rPr>
          <w:t>investigated</w:t>
        </w:r>
      </w:ins>
      <w:del w:id="268" w:author="a.foggo@plymouth.ac.uk" w:date="2026-01-13T16:38:00Z" w16du:dateUtc="2026-01-13T16:38:40Z">
        <w:r w:rsidRPr="05EACB1E" w:rsidDel="55543525">
          <w:rPr>
            <w:rFonts w:ascii="Times New Roman" w:hAnsi="Times New Roman" w:cs="Times New Roman"/>
          </w:rPr>
          <w:delText>proven</w:delText>
        </w:r>
      </w:del>
      <w:r w:rsidR="55543525" w:rsidRPr="05EACB1E">
        <w:rPr>
          <w:rFonts w:ascii="Times New Roman" w:hAnsi="Times New Roman" w:cs="Times New Roman"/>
        </w:rPr>
        <w:t>.</w:t>
      </w:r>
    </w:p>
    <w:p w14:paraId="12729D19" w14:textId="77777777" w:rsidR="00FF4549" w:rsidRPr="00FF4549" w:rsidRDefault="00FF4549" w:rsidP="00FF4549">
      <w:pPr>
        <w:rPr>
          <w:rFonts w:ascii="Times New Roman" w:hAnsi="Times New Roman" w:cs="Times New Roman"/>
        </w:rPr>
      </w:pPr>
    </w:p>
    <w:p w14:paraId="520190C3" w14:textId="77777777" w:rsidR="00FF4549" w:rsidRPr="00FF4549" w:rsidRDefault="00FF4549" w:rsidP="00FF4549">
      <w:pPr>
        <w:rPr>
          <w:rFonts w:ascii="Times New Roman" w:hAnsi="Times New Roman" w:cs="Times New Roman"/>
          <w:b/>
          <w:bCs/>
        </w:rPr>
      </w:pPr>
      <w:r w:rsidRPr="00FF4549">
        <w:rPr>
          <w:rFonts w:ascii="Times New Roman" w:hAnsi="Times New Roman" w:cs="Times New Roman"/>
          <w:b/>
          <w:bCs/>
        </w:rPr>
        <w:t>Physiology determines kelp decomposition</w:t>
      </w:r>
    </w:p>
    <w:p w14:paraId="211B6A06" w14:textId="5E284E96" w:rsidR="00FF4549" w:rsidRPr="00FF4549" w:rsidRDefault="55543525" w:rsidP="00FF4549">
      <w:pPr>
        <w:rPr>
          <w:rFonts w:ascii="Times New Roman" w:hAnsi="Times New Roman" w:cs="Times New Roman"/>
        </w:rPr>
      </w:pPr>
      <w:r w:rsidRPr="05EACB1E">
        <w:rPr>
          <w:rFonts w:ascii="Times New Roman" w:hAnsi="Times New Roman" w:cs="Times New Roman"/>
        </w:rPr>
        <w:t xml:space="preserve">The effect of physiology on decomposition was already </w:t>
      </w:r>
      <w:ins w:id="269" w:author="a.foggo@plymouth.ac.uk" w:date="2026-01-09T17:30:00Z" w16du:dateUtc="2026-01-09T17:30:12Z">
        <w:r w:rsidR="31EDF83A" w:rsidRPr="05EACB1E">
          <w:rPr>
            <w:rFonts w:ascii="Times New Roman" w:hAnsi="Times New Roman" w:cs="Times New Roman"/>
          </w:rPr>
          <w:t xml:space="preserve">being </w:t>
        </w:r>
      </w:ins>
      <w:r w:rsidRPr="05EACB1E">
        <w:rPr>
          <w:rFonts w:ascii="Times New Roman" w:hAnsi="Times New Roman" w:cs="Times New Roman"/>
        </w:rPr>
        <w:t>discussed in early studies on seaweed decomposition</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BEC{Birch et al., 1983, #5321; Brouwer, 1996, #26706; Josselyn and Mathieson, 1980, #46928; Rice and Tenore, 1981, #62281}</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34–37</w:t>
      </w:r>
      <w:r w:rsidR="00FF4549" w:rsidRPr="05EACB1E">
        <w:rPr>
          <w:rFonts w:ascii="Times New Roman" w:hAnsi="Times New Roman" w:cs="Times New Roman"/>
        </w:rPr>
        <w:fldChar w:fldCharType="end"/>
      </w:r>
      <w:r w:rsidRPr="05EACB1E">
        <w:rPr>
          <w:rFonts w:ascii="Times New Roman" w:hAnsi="Times New Roman" w:cs="Times New Roman"/>
        </w:rPr>
        <w:t xml:space="preserve"> but seems to have been </w:t>
      </w:r>
      <w:ins w:id="270" w:author="a.foggo@plymouth.ac.uk" w:date="2026-01-09T17:30:00Z" w16du:dateUtc="2026-01-09T17:30:27Z">
        <w:r w:rsidR="4DB31B8C" w:rsidRPr="05EACB1E">
          <w:rPr>
            <w:rFonts w:ascii="Times New Roman" w:hAnsi="Times New Roman" w:cs="Times New Roman"/>
          </w:rPr>
          <w:t>overlooked</w:t>
        </w:r>
      </w:ins>
      <w:del w:id="271" w:author="a.foggo@plymouth.ac.uk" w:date="2026-01-09T17:30:00Z" w16du:dateUtc="2026-01-09T17:30:20Z">
        <w:r w:rsidR="00FF4549" w:rsidRPr="05EACB1E" w:rsidDel="55543525">
          <w:rPr>
            <w:rFonts w:ascii="Times New Roman" w:hAnsi="Times New Roman" w:cs="Times New Roman"/>
          </w:rPr>
          <w:delText>forgotten</w:delText>
        </w:r>
      </w:del>
      <w:r w:rsidRPr="05EACB1E">
        <w:rPr>
          <w:rFonts w:ascii="Times New Roman" w:hAnsi="Times New Roman" w:cs="Times New Roman"/>
        </w:rPr>
        <w:t xml:space="preserve"> until recent discussions on detrital photosynthesis</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BEC{de Bettignies et al., 2020, #27484; Frontier et al., 2021, #5570; Frontier et al., 2022, #81381; Wright and Foggo, 2021, #58011; Wright and Kregting, 2023, #49343; Wright et al., 2022, #84779; Wright et al., 2024, #11376}</w:instrText>
      </w:r>
      <w:r w:rsidR="00FF4549" w:rsidRPr="05EACB1E">
        <w:rPr>
          <w:rFonts w:ascii="Times New Roman" w:hAnsi="Times New Roman" w:cs="Times New Roman"/>
        </w:rPr>
        <w:fldChar w:fldCharType="separate"/>
      </w:r>
      <w:r w:rsidRPr="05EACB1E">
        <w:rPr>
          <w:rFonts w:ascii="Times New Roman" w:hAnsi="Times New Roman" w:cs="Times New Roman"/>
          <w:vertAlign w:val="superscript"/>
        </w:rPr>
        <w:t>10,14–18,32</w:t>
      </w:r>
      <w:r w:rsidR="00FF4549" w:rsidRPr="05EACB1E">
        <w:rPr>
          <w:rFonts w:ascii="Times New Roman" w:hAnsi="Times New Roman" w:cs="Times New Roman"/>
        </w:rPr>
        <w:fldChar w:fldCharType="end"/>
      </w:r>
      <w:r w:rsidRPr="05EACB1E">
        <w:rPr>
          <w:rFonts w:ascii="Times New Roman" w:hAnsi="Times New Roman" w:cs="Times New Roman"/>
        </w:rPr>
        <w:t xml:space="preserve">. It therefore remains unclear how important detrital photosynthesis is in determining the outcome of kelp decomposition experiments. </w:t>
      </w:r>
      <w:commentRangeStart w:id="272"/>
      <w:r w:rsidRPr="05EACB1E">
        <w:rPr>
          <w:rFonts w:ascii="Times New Roman" w:hAnsi="Times New Roman" w:cs="Times New Roman"/>
        </w:rPr>
        <w:t xml:space="preserve">Here we set out to quantify the effect of </w:t>
      </w:r>
      <w:commentRangeStart w:id="273"/>
      <w:commentRangeStart w:id="274"/>
      <w:r w:rsidRPr="05EACB1E">
        <w:rPr>
          <w:rFonts w:ascii="Times New Roman" w:hAnsi="Times New Roman" w:cs="Times New Roman"/>
        </w:rPr>
        <w:t xml:space="preserve">physiology </w:t>
      </w:r>
      <w:commentRangeEnd w:id="273"/>
      <w:r w:rsidR="00FF4549" w:rsidRPr="05EACB1E">
        <w:rPr>
          <w:rStyle w:val="CommentReference"/>
          <w:rFonts w:ascii="Times New Roman" w:hAnsi="Times New Roman" w:cs="Times New Roman"/>
          <w:sz w:val="24"/>
          <w:szCs w:val="24"/>
        </w:rPr>
        <w:commentReference w:id="273"/>
      </w:r>
      <w:commentRangeEnd w:id="274"/>
      <w:r w:rsidRPr="05EACB1E">
        <w:rPr>
          <w:rStyle w:val="CommentReference"/>
          <w:rFonts w:ascii="Times New Roman" w:hAnsi="Times New Roman" w:cs="Times New Roman"/>
          <w:sz w:val="24"/>
          <w:szCs w:val="24"/>
        </w:rPr>
        <w:commentReference w:id="274"/>
      </w:r>
      <w:r w:rsidRPr="05EACB1E">
        <w:rPr>
          <w:rFonts w:ascii="Times New Roman" w:hAnsi="Times New Roman" w:cs="Times New Roman"/>
        </w:rPr>
        <w:t>on kelp decomposition.</w:t>
      </w:r>
      <w:commentRangeEnd w:id="272"/>
      <w:r w:rsidR="00FF4549" w:rsidRPr="05EACB1E">
        <w:rPr>
          <w:rStyle w:val="CommentReference"/>
          <w:rFonts w:ascii="Times New Roman" w:hAnsi="Times New Roman" w:cs="Times New Roman"/>
          <w:sz w:val="24"/>
          <w:szCs w:val="24"/>
        </w:rPr>
        <w:commentReference w:id="272"/>
      </w:r>
      <w:r w:rsidRPr="05EACB1E">
        <w:rPr>
          <w:rFonts w:ascii="Times New Roman" w:hAnsi="Times New Roman" w:cs="Times New Roman"/>
        </w:rPr>
        <w:t xml:space="preserve"> We achieved this by first conducting an </w:t>
      </w:r>
      <w:commentRangeStart w:id="275"/>
      <w:r w:rsidRPr="05EACB1E">
        <w:rPr>
          <w:rFonts w:ascii="Times New Roman" w:hAnsi="Times New Roman" w:cs="Times New Roman"/>
        </w:rPr>
        <w:t>international experiment on diverse kelps</w:t>
      </w:r>
      <w:commentRangeEnd w:id="275"/>
      <w:r w:rsidR="00FF4549" w:rsidRPr="05EACB1E">
        <w:rPr>
          <w:rStyle w:val="CommentReference"/>
          <w:rFonts w:ascii="Times New Roman" w:hAnsi="Times New Roman" w:cs="Times New Roman"/>
          <w:sz w:val="24"/>
          <w:szCs w:val="24"/>
        </w:rPr>
        <w:commentReference w:id="275"/>
      </w:r>
      <w:r w:rsidRPr="05EACB1E">
        <w:rPr>
          <w:rFonts w:ascii="Times New Roman" w:hAnsi="Times New Roman" w:cs="Times New Roman"/>
        </w:rPr>
        <w:t xml:space="preserve">—North Atlantic </w:t>
      </w:r>
      <w:r w:rsidRPr="05EACB1E">
        <w:rPr>
          <w:rFonts w:ascii="Times New Roman" w:hAnsi="Times New Roman" w:cs="Times New Roman"/>
          <w:i/>
          <w:iCs/>
        </w:rPr>
        <w:t>Laminaria digitata</w:t>
      </w:r>
      <w:r w:rsidRPr="05EACB1E">
        <w:rPr>
          <w:rFonts w:ascii="Times New Roman" w:hAnsi="Times New Roman" w:cs="Times New Roman"/>
        </w:rPr>
        <w:t xml:space="preserve"> and Indo-Pacific </w:t>
      </w:r>
      <w:r w:rsidRPr="05EACB1E">
        <w:rPr>
          <w:rFonts w:ascii="Times New Roman" w:hAnsi="Times New Roman" w:cs="Times New Roman"/>
          <w:i/>
          <w:iCs/>
        </w:rPr>
        <w:t>Ecklonia radiata</w:t>
      </w:r>
      <w:r w:rsidRPr="05EACB1E">
        <w:rPr>
          <w:rFonts w:ascii="Times New Roman" w:hAnsi="Times New Roman" w:cs="Times New Roman"/>
        </w:rPr>
        <w:t xml:space="preserve">—and then performing a meta-analysis on decomposition of 14 kelp species across 185 experiments from 25 studies including the present one. In the experiment we compared </w:t>
      </w:r>
      <w:ins w:id="276" w:author="Karen Filbee-Dexter" w:date="2026-01-10T07:13:00Z" w16du:dateUtc="2026-01-10T07:13:44Z">
        <w:r w:rsidR="0970B014" w:rsidRPr="05EACB1E">
          <w:rPr>
            <w:rFonts w:ascii="Times New Roman" w:hAnsi="Times New Roman" w:cs="Times New Roman"/>
          </w:rPr>
          <w:t>decomposition</w:t>
        </w:r>
      </w:ins>
      <w:ins w:id="277" w:author="Karen Filbee-Dexter" w:date="2026-01-10T07:14:00Z" w16du:dateUtc="2026-01-10T07:14:03Z">
        <w:r w:rsidR="0970B014" w:rsidRPr="05EACB1E">
          <w:rPr>
            <w:rFonts w:ascii="Times New Roman" w:hAnsi="Times New Roman" w:cs="Times New Roman"/>
          </w:rPr>
          <w:t xml:space="preserve"> between</w:t>
        </w:r>
      </w:ins>
      <w:ins w:id="278" w:author="Karen Filbee-Dexter" w:date="2026-01-10T07:13:00Z" w16du:dateUtc="2026-01-10T07:13:44Z">
        <w:r w:rsidR="0970B014" w:rsidRPr="05EACB1E">
          <w:rPr>
            <w:rFonts w:ascii="Times New Roman" w:hAnsi="Times New Roman" w:cs="Times New Roman"/>
          </w:rPr>
          <w:t xml:space="preserve"> </w:t>
        </w:r>
      </w:ins>
      <w:r w:rsidRPr="05EACB1E">
        <w:rPr>
          <w:rFonts w:ascii="Times New Roman" w:hAnsi="Times New Roman" w:cs="Times New Roman"/>
        </w:rPr>
        <w:t>control detritus</w:t>
      </w:r>
      <w:del w:id="279" w:author="Karen Filbee-Dexter" w:date="2026-01-10T07:14:00Z" w16du:dateUtc="2026-01-10T07:14:06Z">
        <w:r w:rsidR="00FF4549" w:rsidRPr="05EACB1E" w:rsidDel="55543525">
          <w:rPr>
            <w:rFonts w:ascii="Times New Roman" w:hAnsi="Times New Roman" w:cs="Times New Roman"/>
          </w:rPr>
          <w:delText>,</w:delText>
        </w:r>
      </w:del>
      <w:r w:rsidRPr="05EACB1E">
        <w:rPr>
          <w:rFonts w:ascii="Times New Roman" w:hAnsi="Times New Roman" w:cs="Times New Roman"/>
        </w:rPr>
        <w:t xml:space="preserve"> </w:t>
      </w:r>
      <w:ins w:id="280" w:author="Karen Filbee-Dexter" w:date="2026-01-10T07:14:00Z" w16du:dateUtc="2026-01-10T07:14:10Z">
        <w:r w:rsidR="48F1710B" w:rsidRPr="05EACB1E">
          <w:rPr>
            <w:rFonts w:ascii="Times New Roman" w:hAnsi="Times New Roman" w:cs="Times New Roman"/>
          </w:rPr>
          <w:t>(</w:t>
        </w:r>
      </w:ins>
      <w:r w:rsidRPr="05EACB1E">
        <w:rPr>
          <w:rFonts w:ascii="Times New Roman" w:hAnsi="Times New Roman" w:cs="Times New Roman"/>
        </w:rPr>
        <w:t>kelp tissue that had simply been excised as in most studies</w:t>
      </w:r>
      <w:ins w:id="281" w:author="Karen Filbee-Dexter" w:date="2026-01-10T10:24:00Z" w16du:dateUtc="2026-01-10T10:24:51Z">
        <w:r w:rsidR="578B0717" w:rsidRPr="05EACB1E">
          <w:rPr>
            <w:rFonts w:ascii="Times New Roman" w:hAnsi="Times New Roman" w:cs="Times New Roman"/>
          </w:rPr>
          <w:t>)</w:t>
        </w:r>
      </w:ins>
      <w:del w:id="282" w:author="Karen Filbee-Dexter" w:date="2026-01-10T10:24:00Z" w16du:dateUtc="2026-01-10T10:24:49Z">
        <w:r w:rsidR="00FF4549" w:rsidRPr="05EACB1E" w:rsidDel="55543525">
          <w:rPr>
            <w:rFonts w:ascii="Times New Roman" w:hAnsi="Times New Roman" w:cs="Times New Roman"/>
          </w:rPr>
          <w:delText>,</w:delText>
        </w:r>
      </w:del>
      <w:r w:rsidRPr="05EACB1E">
        <w:rPr>
          <w:rFonts w:ascii="Times New Roman" w:hAnsi="Times New Roman" w:cs="Times New Roman"/>
        </w:rPr>
        <w:t xml:space="preserve"> with pre-killed detritus</w:t>
      </w:r>
      <w:del w:id="283" w:author="Karen Filbee-Dexter" w:date="2026-01-10T10:24:00Z" w16du:dateUtc="2026-01-10T10:24:58Z">
        <w:r w:rsidR="00FF4549" w:rsidRPr="05EACB1E" w:rsidDel="55543525">
          <w:rPr>
            <w:rFonts w:ascii="Times New Roman" w:hAnsi="Times New Roman" w:cs="Times New Roman"/>
          </w:rPr>
          <w:delText>,</w:delText>
        </w:r>
      </w:del>
      <w:r w:rsidRPr="05EACB1E">
        <w:rPr>
          <w:rFonts w:ascii="Times New Roman" w:hAnsi="Times New Roman" w:cs="Times New Roman"/>
        </w:rPr>
        <w:t xml:space="preserve"> </w:t>
      </w:r>
      <w:ins w:id="284" w:author="Karen Filbee-Dexter" w:date="2026-01-10T10:25:00Z" w16du:dateUtc="2026-01-10T10:25:01Z">
        <w:r w:rsidR="587EA541" w:rsidRPr="05EACB1E">
          <w:rPr>
            <w:rFonts w:ascii="Times New Roman" w:hAnsi="Times New Roman" w:cs="Times New Roman"/>
          </w:rPr>
          <w:t>(</w:t>
        </w:r>
      </w:ins>
      <w:r w:rsidRPr="05EACB1E">
        <w:rPr>
          <w:rFonts w:ascii="Times New Roman" w:hAnsi="Times New Roman" w:cs="Times New Roman"/>
        </w:rPr>
        <w:t>identically excised kelp tissue that was heated just above its thermal tolerance</w:t>
      </w:r>
      <w:ins w:id="285" w:author="Karen Filbee-Dexter" w:date="2026-01-10T10:25:00Z" w16du:dateUtc="2026-01-10T10:25:06Z">
        <w:r w:rsidR="5B3E90D9" w:rsidRPr="05EACB1E">
          <w:rPr>
            <w:rFonts w:ascii="Times New Roman" w:hAnsi="Times New Roman" w:cs="Times New Roman"/>
          </w:rPr>
          <w:t>)</w:t>
        </w:r>
      </w:ins>
      <w:r w:rsidRPr="05EACB1E">
        <w:rPr>
          <w:rFonts w:ascii="Times New Roman" w:hAnsi="Times New Roman" w:cs="Times New Roman"/>
        </w:rPr>
        <w:t>. The meta-analysis necessarily coalesced various methods of removing physiology, such as drying and heating, into one pre-killed treatment. Hereinafter we refer to the two treatments as live and dead detritus for simplicity.</w:t>
      </w:r>
      <w:commentRangeStart w:id="286"/>
      <w:r w:rsidRPr="05EACB1E">
        <w:rPr>
          <w:rFonts w:ascii="Times New Roman" w:hAnsi="Times New Roman" w:cs="Times New Roman"/>
        </w:rPr>
        <w:t xml:space="preserve"> For </w:t>
      </w:r>
      <w:r w:rsidRPr="05EACB1E">
        <w:rPr>
          <w:rFonts w:ascii="Times New Roman" w:hAnsi="Times New Roman" w:cs="Times New Roman"/>
          <w:i/>
          <w:iCs/>
        </w:rPr>
        <w:t>E. radiata</w:t>
      </w:r>
      <w:r w:rsidRPr="05EACB1E">
        <w:rPr>
          <w:rFonts w:ascii="Times New Roman" w:hAnsi="Times New Roman" w:cs="Times New Roman"/>
        </w:rPr>
        <w:t xml:space="preserve"> we converted fresh to dry mass (Figure S1) to compare </w:t>
      </w:r>
      <w:commentRangeStart w:id="287"/>
      <w:r w:rsidRPr="05EACB1E">
        <w:rPr>
          <w:rFonts w:ascii="Times New Roman" w:hAnsi="Times New Roman" w:cs="Times New Roman"/>
        </w:rPr>
        <w:t>decomposition estimates based on dry and fresh mass</w:t>
      </w:r>
      <w:commentRangeEnd w:id="287"/>
      <w:r w:rsidR="00FF4549" w:rsidRPr="05EACB1E">
        <w:rPr>
          <w:rStyle w:val="CommentReference"/>
          <w:rFonts w:ascii="Times New Roman" w:hAnsi="Times New Roman" w:cs="Times New Roman"/>
          <w:sz w:val="24"/>
          <w:szCs w:val="24"/>
        </w:rPr>
        <w:commentReference w:id="287"/>
      </w:r>
      <w:r w:rsidRPr="05EACB1E">
        <w:rPr>
          <w:rFonts w:ascii="Times New Roman" w:hAnsi="Times New Roman" w:cs="Times New Roman"/>
        </w:rPr>
        <w:t xml:space="preserve"> and justify treating them as one response variable in the meta-analysis</w:t>
      </w:r>
      <w:commentRangeEnd w:id="286"/>
      <w:r w:rsidR="00FF4549" w:rsidRPr="05EACB1E">
        <w:rPr>
          <w:rStyle w:val="CommentReference"/>
          <w:rFonts w:ascii="Times New Roman" w:hAnsi="Times New Roman" w:cs="Times New Roman"/>
          <w:sz w:val="24"/>
          <w:szCs w:val="24"/>
        </w:rPr>
        <w:commentReference w:id="286"/>
      </w:r>
      <w:r w:rsidRPr="05EACB1E">
        <w:rPr>
          <w:rFonts w:ascii="Times New Roman" w:hAnsi="Times New Roman" w:cs="Times New Roman"/>
        </w:rPr>
        <w:t xml:space="preserve">. In the experiment we included the seagrass </w:t>
      </w:r>
      <w:r w:rsidRPr="05EACB1E">
        <w:rPr>
          <w:rFonts w:ascii="Times New Roman" w:hAnsi="Times New Roman" w:cs="Times New Roman"/>
          <w:i/>
          <w:iCs/>
        </w:rPr>
        <w:t>Amphibolis griffithii</w:t>
      </w:r>
      <w:r w:rsidRPr="05EACB1E">
        <w:rPr>
          <w:rFonts w:ascii="Times New Roman" w:hAnsi="Times New Roman" w:cs="Times New Roman"/>
        </w:rPr>
        <w:t xml:space="preserve"> as an example of a vascular plant that displays limited detrital photosynthesis and was therefore expected to act as a marine macrophyte baseline.</w:t>
      </w:r>
    </w:p>
    <w:p w14:paraId="33BF3236" w14:textId="77777777" w:rsidR="00FF4549" w:rsidRPr="00955A8A" w:rsidRDefault="00FF4549" w:rsidP="00FF4549">
      <w:pPr>
        <w:rPr>
          <w:rFonts w:ascii="Times New Roman" w:hAnsi="Times New Roman" w:cs="Times New Roman"/>
        </w:rPr>
      </w:pPr>
    </w:p>
    <w:p w14:paraId="48F606C7" w14:textId="77777777" w:rsidR="00FF4549" w:rsidRPr="00955A8A" w:rsidRDefault="55543525" w:rsidP="00FF4549">
      <w:pPr>
        <w:rPr>
          <w:rFonts w:ascii="Times New Roman" w:hAnsi="Times New Roman" w:cs="Times New Roman"/>
          <w:sz w:val="20"/>
          <w:szCs w:val="20"/>
        </w:rPr>
      </w:pPr>
      <w:r w:rsidRPr="05EACB1E">
        <w:rPr>
          <w:rFonts w:ascii="Times New Roman" w:hAnsi="Times New Roman" w:cs="Times New Roman"/>
          <w:b/>
          <w:bCs/>
        </w:rPr>
        <w:t>Table 1</w:t>
      </w:r>
      <w:r w:rsidRPr="05EACB1E">
        <w:rPr>
          <w:rFonts w:ascii="Times New Roman" w:hAnsi="Times New Roman" w:cs="Times New Roman"/>
        </w:rPr>
        <w:t>. T</w:t>
      </w:r>
      <w:commentRangeStart w:id="288"/>
      <w:r w:rsidRPr="05EACB1E">
        <w:rPr>
          <w:rFonts w:ascii="Times New Roman" w:hAnsi="Times New Roman" w:cs="Times New Roman"/>
        </w:rPr>
        <w:t>he effect of physiology on d</w:t>
      </w:r>
      <w:commentRangeEnd w:id="288"/>
      <w:r w:rsidR="00FF4549" w:rsidRPr="05EACB1E">
        <w:rPr>
          <w:rStyle w:val="CommentReference"/>
          <w:rFonts w:ascii="Times New Roman" w:hAnsi="Times New Roman" w:cs="Times New Roman"/>
          <w:sz w:val="24"/>
          <w:szCs w:val="24"/>
        </w:rPr>
        <w:commentReference w:id="288"/>
      </w:r>
      <w:r w:rsidRPr="05EACB1E">
        <w:rPr>
          <w:rFonts w:ascii="Times New Roman" w:hAnsi="Times New Roman" w:cs="Times New Roman"/>
        </w:rPr>
        <w:t xml:space="preserve">etrital half-life (days) (cf. Table S3). ratio = Live / Dead and </w:t>
      </w:r>
      <w:r w:rsidRPr="05EACB1E">
        <w:rPr>
          <w:rFonts w:ascii="Times New Roman" w:hAnsi="Times New Roman" w:cs="Times New Roman"/>
          <w:i/>
          <w:iCs/>
        </w:rPr>
        <w:t>P</w:t>
      </w:r>
      <w:r w:rsidRPr="05EACB1E">
        <w:rPr>
          <w:rFonts w:ascii="Times New Roman" w:hAnsi="Times New Roman" w:cs="Times New Roman"/>
        </w:rPr>
        <w:t xml:space="preserve"> = </w:t>
      </w:r>
      <w:r w:rsidRPr="05EACB1E">
        <w:rPr>
          <w:rFonts w:ascii="Times New Roman" w:hAnsi="Times New Roman" w:cs="Times New Roman"/>
          <w:i/>
          <w:iCs/>
        </w:rPr>
        <w:t>P</w:t>
      </w:r>
      <w:r w:rsidRPr="05EACB1E">
        <w:rPr>
          <w:rFonts w:ascii="Times New Roman" w:hAnsi="Times New Roman" w:cs="Times New Roman"/>
          <w:b/>
          <w:bCs/>
        </w:rPr>
        <w:t>(</w:t>
      </w:r>
      <w:r w:rsidRPr="05EACB1E">
        <w:rPr>
          <w:rFonts w:ascii="Times New Roman" w:hAnsi="Times New Roman" w:cs="Times New Roman"/>
        </w:rPr>
        <w:t>log</w:t>
      </w:r>
      <w:r w:rsidRPr="05EACB1E">
        <w:rPr>
          <w:rFonts w:ascii="Times New Roman" w:hAnsi="Times New Roman" w:cs="Times New Roman"/>
          <w:vertAlign w:val="subscript"/>
        </w:rPr>
        <w:t>10</w:t>
      </w:r>
      <w:r w:rsidRPr="05EACB1E">
        <w:rPr>
          <w:rFonts w:ascii="Times New Roman" w:hAnsi="Times New Roman" w:cs="Times New Roman"/>
        </w:rPr>
        <w:t xml:space="preserve"> ratio &gt; 0) = </w:t>
      </w:r>
      <w:r w:rsidRPr="05EACB1E">
        <w:rPr>
          <w:rFonts w:ascii="Times New Roman" w:hAnsi="Times New Roman" w:cs="Times New Roman"/>
          <w:i/>
          <w:iCs/>
        </w:rPr>
        <w:t>P</w:t>
      </w:r>
      <w:r w:rsidRPr="05EACB1E">
        <w:rPr>
          <w:rFonts w:ascii="Times New Roman" w:hAnsi="Times New Roman" w:cs="Times New Roman"/>
        </w:rPr>
        <w:t>(Live &gt; Dead). All estimates are given as median (90% probability interval).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9"/>
        <w:gridCol w:w="2242"/>
        <w:gridCol w:w="1612"/>
        <w:gridCol w:w="2188"/>
        <w:gridCol w:w="675"/>
      </w:tblGrid>
      <w:tr w:rsidR="00FF4549" w14:paraId="0F949C0B" w14:textId="77777777" w:rsidTr="00EA36F2">
        <w:tc>
          <w:tcPr>
            <w:tcW w:w="1279" w:type="pct"/>
            <w:tcBorders>
              <w:top w:val="single" w:sz="4" w:space="0" w:color="auto"/>
              <w:bottom w:val="single" w:sz="4" w:space="0" w:color="auto"/>
            </w:tcBorders>
          </w:tcPr>
          <w:p w14:paraId="216ECCDF" w14:textId="77777777" w:rsidR="00FF4549" w:rsidRDefault="00FF4549" w:rsidP="00E07B9B">
            <w:pPr>
              <w:rPr>
                <w:rFonts w:ascii="Times New Roman" w:hAnsi="Times New Roman" w:cs="Times New Roman"/>
              </w:rPr>
            </w:pPr>
          </w:p>
        </w:tc>
        <w:tc>
          <w:tcPr>
            <w:tcW w:w="1242" w:type="pct"/>
            <w:tcBorders>
              <w:top w:val="single" w:sz="4" w:space="0" w:color="auto"/>
              <w:bottom w:val="single" w:sz="4" w:space="0" w:color="auto"/>
            </w:tcBorders>
          </w:tcPr>
          <w:p w14:paraId="32B652EA" w14:textId="77777777" w:rsidR="00FF4549" w:rsidRPr="005B2C6D" w:rsidRDefault="00FF4549" w:rsidP="00E07B9B">
            <w:pPr>
              <w:rPr>
                <w:rFonts w:ascii="Times New Roman" w:hAnsi="Times New Roman" w:cs="Times New Roman"/>
                <w:b/>
                <w:bCs/>
              </w:rPr>
            </w:pPr>
            <w:r w:rsidRPr="005B2C6D">
              <w:rPr>
                <w:rFonts w:ascii="Times New Roman" w:hAnsi="Times New Roman" w:cs="Times New Roman"/>
                <w:b/>
                <w:bCs/>
              </w:rPr>
              <w:t>Live</w:t>
            </w:r>
          </w:p>
        </w:tc>
        <w:tc>
          <w:tcPr>
            <w:tcW w:w="893" w:type="pct"/>
            <w:tcBorders>
              <w:top w:val="single" w:sz="4" w:space="0" w:color="auto"/>
              <w:bottom w:val="single" w:sz="4" w:space="0" w:color="auto"/>
            </w:tcBorders>
          </w:tcPr>
          <w:p w14:paraId="1797B4ED" w14:textId="77777777" w:rsidR="00FF4549" w:rsidRPr="005B2C6D" w:rsidRDefault="00FF4549" w:rsidP="00E07B9B">
            <w:pPr>
              <w:rPr>
                <w:rFonts w:ascii="Times New Roman" w:hAnsi="Times New Roman" w:cs="Times New Roman"/>
                <w:b/>
                <w:bCs/>
              </w:rPr>
            </w:pPr>
            <w:r w:rsidRPr="005B2C6D">
              <w:rPr>
                <w:rFonts w:ascii="Times New Roman" w:hAnsi="Times New Roman" w:cs="Times New Roman"/>
                <w:b/>
                <w:bCs/>
              </w:rPr>
              <w:t>Dead</w:t>
            </w:r>
          </w:p>
        </w:tc>
        <w:tc>
          <w:tcPr>
            <w:tcW w:w="1212" w:type="pct"/>
            <w:tcBorders>
              <w:top w:val="single" w:sz="4" w:space="0" w:color="auto"/>
              <w:bottom w:val="single" w:sz="4" w:space="0" w:color="auto"/>
            </w:tcBorders>
          </w:tcPr>
          <w:p w14:paraId="32049A60" w14:textId="77777777" w:rsidR="00FF4549" w:rsidRPr="005B2C6D" w:rsidRDefault="00FF4549" w:rsidP="00E07B9B">
            <w:pPr>
              <w:rPr>
                <w:rFonts w:ascii="Times New Roman" w:hAnsi="Times New Roman" w:cs="Times New Roman"/>
                <w:b/>
                <w:bCs/>
              </w:rPr>
            </w:pPr>
            <w:r w:rsidRPr="005B2C6D">
              <w:rPr>
                <w:rFonts w:ascii="Times New Roman" w:hAnsi="Times New Roman" w:cs="Times New Roman"/>
                <w:b/>
                <w:bCs/>
              </w:rPr>
              <w:t>log</w:t>
            </w:r>
            <w:r w:rsidRPr="005B2C6D">
              <w:rPr>
                <w:rFonts w:ascii="Times New Roman" w:hAnsi="Times New Roman" w:cs="Times New Roman"/>
                <w:b/>
                <w:bCs/>
                <w:vertAlign w:val="subscript"/>
              </w:rPr>
              <w:t>10</w:t>
            </w:r>
            <w:r>
              <w:rPr>
                <w:rFonts w:ascii="Times New Roman" w:hAnsi="Times New Roman" w:cs="Times New Roman"/>
                <w:b/>
                <w:bCs/>
              </w:rPr>
              <w:t xml:space="preserve"> ratio</w:t>
            </w:r>
          </w:p>
        </w:tc>
        <w:tc>
          <w:tcPr>
            <w:tcW w:w="375" w:type="pct"/>
            <w:tcBorders>
              <w:top w:val="single" w:sz="4" w:space="0" w:color="auto"/>
              <w:bottom w:val="single" w:sz="4" w:space="0" w:color="auto"/>
            </w:tcBorders>
          </w:tcPr>
          <w:p w14:paraId="75A32A24" w14:textId="77777777" w:rsidR="00FF4549" w:rsidRPr="00913DE8" w:rsidRDefault="00FF4549" w:rsidP="00E07B9B">
            <w:pPr>
              <w:rPr>
                <w:rFonts w:ascii="Times New Roman" w:hAnsi="Times New Roman" w:cs="Times New Roman"/>
                <w:b/>
                <w:bCs/>
                <w:i/>
                <w:iCs/>
              </w:rPr>
            </w:pPr>
            <w:r w:rsidRPr="00913DE8">
              <w:rPr>
                <w:rFonts w:ascii="Times New Roman" w:hAnsi="Times New Roman" w:cs="Times New Roman"/>
                <w:b/>
                <w:bCs/>
                <w:i/>
                <w:iCs/>
              </w:rPr>
              <w:t>P</w:t>
            </w:r>
          </w:p>
        </w:tc>
      </w:tr>
      <w:tr w:rsidR="00FF4549" w14:paraId="6BE78A03" w14:textId="77777777" w:rsidTr="00EA36F2">
        <w:tc>
          <w:tcPr>
            <w:tcW w:w="1279" w:type="pct"/>
            <w:tcBorders>
              <w:top w:val="single" w:sz="4" w:space="0" w:color="auto"/>
            </w:tcBorders>
          </w:tcPr>
          <w:p w14:paraId="53331A4D" w14:textId="77777777" w:rsidR="00FF4549" w:rsidRPr="0087523B" w:rsidRDefault="00FF4549" w:rsidP="00E07B9B">
            <w:pPr>
              <w:rPr>
                <w:rFonts w:ascii="Times New Roman" w:hAnsi="Times New Roman" w:cs="Times New Roman"/>
                <w:i/>
                <w:iCs/>
              </w:rPr>
            </w:pPr>
            <w:r w:rsidRPr="005B2C6D">
              <w:rPr>
                <w:rFonts w:ascii="Times New Roman" w:hAnsi="Times New Roman" w:cs="Times New Roman"/>
                <w:b/>
                <w:bCs/>
              </w:rPr>
              <w:t>Kelp</w:t>
            </w:r>
          </w:p>
        </w:tc>
        <w:tc>
          <w:tcPr>
            <w:tcW w:w="1242" w:type="pct"/>
            <w:tcBorders>
              <w:top w:val="single" w:sz="4" w:space="0" w:color="auto"/>
            </w:tcBorders>
          </w:tcPr>
          <w:p w14:paraId="6A84E0AD" w14:textId="77777777" w:rsidR="00FF4549" w:rsidRPr="00C2612E" w:rsidRDefault="00FF4549" w:rsidP="00E07B9B">
            <w:pPr>
              <w:rPr>
                <w:rFonts w:ascii="Times New Roman" w:hAnsi="Times New Roman" w:cs="Times New Roman"/>
              </w:rPr>
            </w:pPr>
          </w:p>
        </w:tc>
        <w:tc>
          <w:tcPr>
            <w:tcW w:w="893" w:type="pct"/>
            <w:tcBorders>
              <w:top w:val="single" w:sz="4" w:space="0" w:color="auto"/>
            </w:tcBorders>
          </w:tcPr>
          <w:p w14:paraId="06AC2B7C" w14:textId="77777777" w:rsidR="00FF4549" w:rsidRPr="00C2612E" w:rsidRDefault="00FF4549" w:rsidP="00E07B9B">
            <w:pPr>
              <w:rPr>
                <w:rFonts w:ascii="Times New Roman" w:hAnsi="Times New Roman" w:cs="Times New Roman"/>
              </w:rPr>
            </w:pPr>
          </w:p>
        </w:tc>
        <w:tc>
          <w:tcPr>
            <w:tcW w:w="1212" w:type="pct"/>
            <w:tcBorders>
              <w:top w:val="single" w:sz="4" w:space="0" w:color="auto"/>
            </w:tcBorders>
          </w:tcPr>
          <w:p w14:paraId="160CF756" w14:textId="77777777" w:rsidR="00FF4549" w:rsidRPr="00C2612E" w:rsidRDefault="00FF4549" w:rsidP="00E07B9B">
            <w:pPr>
              <w:rPr>
                <w:rFonts w:ascii="Times New Roman" w:hAnsi="Times New Roman" w:cs="Times New Roman"/>
              </w:rPr>
            </w:pPr>
          </w:p>
        </w:tc>
        <w:tc>
          <w:tcPr>
            <w:tcW w:w="375" w:type="pct"/>
            <w:tcBorders>
              <w:top w:val="single" w:sz="4" w:space="0" w:color="auto"/>
            </w:tcBorders>
          </w:tcPr>
          <w:p w14:paraId="0A795611" w14:textId="77777777" w:rsidR="00FF4549" w:rsidRPr="00C2612E" w:rsidRDefault="00FF4549" w:rsidP="00E07B9B">
            <w:pPr>
              <w:rPr>
                <w:rFonts w:ascii="Times New Roman" w:hAnsi="Times New Roman" w:cs="Times New Roman"/>
              </w:rPr>
            </w:pPr>
          </w:p>
        </w:tc>
      </w:tr>
      <w:tr w:rsidR="00FF4549" w14:paraId="0249AE6A" w14:textId="77777777" w:rsidTr="00EA36F2">
        <w:tc>
          <w:tcPr>
            <w:tcW w:w="1279" w:type="pct"/>
          </w:tcPr>
          <w:p w14:paraId="2CA68C01" w14:textId="77777777" w:rsidR="00FF4549" w:rsidRPr="0087523B" w:rsidRDefault="00FF4549" w:rsidP="00E07B9B">
            <w:pPr>
              <w:rPr>
                <w:rFonts w:ascii="Times New Roman" w:hAnsi="Times New Roman" w:cs="Times New Roman"/>
                <w:i/>
                <w:iCs/>
              </w:rPr>
            </w:pPr>
            <w:r w:rsidRPr="0087523B">
              <w:rPr>
                <w:rFonts w:ascii="Times New Roman" w:hAnsi="Times New Roman" w:cs="Times New Roman"/>
                <w:i/>
                <w:iCs/>
              </w:rPr>
              <w:t>Laminaria digitata</w:t>
            </w:r>
          </w:p>
        </w:tc>
        <w:tc>
          <w:tcPr>
            <w:tcW w:w="1242" w:type="pct"/>
          </w:tcPr>
          <w:p w14:paraId="0C55C008"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1673 (514</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11205)</w:t>
            </w:r>
          </w:p>
        </w:tc>
        <w:tc>
          <w:tcPr>
            <w:tcW w:w="893" w:type="pct"/>
          </w:tcPr>
          <w:p w14:paraId="50B4B930"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9 (7.6</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11)</w:t>
            </w:r>
          </w:p>
        </w:tc>
        <w:tc>
          <w:tcPr>
            <w:tcW w:w="1212" w:type="pct"/>
          </w:tcPr>
          <w:p w14:paraId="40314ED0"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2.3 (1.7</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3.1)</w:t>
            </w:r>
          </w:p>
        </w:tc>
        <w:tc>
          <w:tcPr>
            <w:tcW w:w="375" w:type="pct"/>
          </w:tcPr>
          <w:p w14:paraId="3EA95C60"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1</w:t>
            </w:r>
          </w:p>
        </w:tc>
      </w:tr>
      <w:tr w:rsidR="00FF4549" w14:paraId="37D96C1B" w14:textId="77777777" w:rsidTr="00EA36F2">
        <w:tc>
          <w:tcPr>
            <w:tcW w:w="1279" w:type="pct"/>
          </w:tcPr>
          <w:p w14:paraId="5FB4BC52" w14:textId="77777777" w:rsidR="00FF4549" w:rsidRPr="005B2C6D" w:rsidRDefault="00FF4549" w:rsidP="00E07B9B">
            <w:pPr>
              <w:rPr>
                <w:rFonts w:ascii="Times New Roman" w:hAnsi="Times New Roman" w:cs="Times New Roman"/>
                <w:i/>
                <w:iCs/>
              </w:rPr>
            </w:pPr>
            <w:r w:rsidRPr="005B2C6D">
              <w:rPr>
                <w:rFonts w:ascii="Times New Roman" w:hAnsi="Times New Roman" w:cs="Times New Roman"/>
                <w:i/>
                <w:iCs/>
              </w:rPr>
              <w:t>Ecklonia radiata</w:t>
            </w:r>
          </w:p>
        </w:tc>
        <w:tc>
          <w:tcPr>
            <w:tcW w:w="1242" w:type="pct"/>
          </w:tcPr>
          <w:p w14:paraId="33A98F40"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40 (31</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52)</w:t>
            </w:r>
          </w:p>
        </w:tc>
        <w:tc>
          <w:tcPr>
            <w:tcW w:w="893" w:type="pct"/>
          </w:tcPr>
          <w:p w14:paraId="0AE96597"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6.5 (5.2</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8)</w:t>
            </w:r>
          </w:p>
        </w:tc>
        <w:tc>
          <w:tcPr>
            <w:tcW w:w="1212" w:type="pct"/>
          </w:tcPr>
          <w:p w14:paraId="36EB1571"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0.79 (0.64</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0.94)</w:t>
            </w:r>
          </w:p>
        </w:tc>
        <w:tc>
          <w:tcPr>
            <w:tcW w:w="375" w:type="pct"/>
          </w:tcPr>
          <w:p w14:paraId="73A263BE"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1</w:t>
            </w:r>
          </w:p>
        </w:tc>
      </w:tr>
      <w:tr w:rsidR="00FF4549" w14:paraId="5FEAD56A" w14:textId="77777777" w:rsidTr="00EA36F2">
        <w:tc>
          <w:tcPr>
            <w:tcW w:w="1279" w:type="pct"/>
          </w:tcPr>
          <w:p w14:paraId="2B1519DB" w14:textId="77777777" w:rsidR="00FF4549" w:rsidRDefault="00FF4549" w:rsidP="00E07B9B">
            <w:pPr>
              <w:rPr>
                <w:rFonts w:ascii="Times New Roman" w:hAnsi="Times New Roman" w:cs="Times New Roman"/>
              </w:rPr>
            </w:pPr>
            <w:r>
              <w:rPr>
                <w:rFonts w:ascii="Times New Roman" w:hAnsi="Times New Roman" w:cs="Times New Roman"/>
              </w:rPr>
              <w:t>Meta-analysis</w:t>
            </w:r>
          </w:p>
        </w:tc>
        <w:tc>
          <w:tcPr>
            <w:tcW w:w="1242" w:type="pct"/>
          </w:tcPr>
          <w:p w14:paraId="638DBC6D" w14:textId="77777777" w:rsidR="00FF4549" w:rsidRPr="003505FC" w:rsidRDefault="00FF4549" w:rsidP="00E07B9B">
            <w:pPr>
              <w:rPr>
                <w:rFonts w:ascii="Times New Roman" w:hAnsi="Times New Roman" w:cs="Times New Roman"/>
              </w:rPr>
            </w:pPr>
            <w:r w:rsidRPr="003505FC">
              <w:rPr>
                <w:rFonts w:ascii="Times New Roman" w:hAnsi="Times New Roman" w:cs="Times New Roman"/>
              </w:rPr>
              <w:t>35 (1.7</w:t>
            </w:r>
            <w:r>
              <w:rPr>
                <w:rFonts w:ascii="Times New Roman" w:hAnsi="Times New Roman" w:cs="Times New Roman"/>
              </w:rPr>
              <w:t xml:space="preserve"> </w:t>
            </w:r>
            <w:r w:rsidRPr="003505FC">
              <w:rPr>
                <w:rFonts w:ascii="Times New Roman" w:hAnsi="Times New Roman" w:cs="Times New Roman"/>
              </w:rPr>
              <w:t>–</w:t>
            </w:r>
            <w:r>
              <w:rPr>
                <w:rFonts w:ascii="Times New Roman" w:hAnsi="Times New Roman" w:cs="Times New Roman"/>
              </w:rPr>
              <w:t xml:space="preserve"> </w:t>
            </w:r>
            <w:r w:rsidRPr="003505FC">
              <w:rPr>
                <w:rFonts w:ascii="Times New Roman" w:hAnsi="Times New Roman" w:cs="Times New Roman"/>
              </w:rPr>
              <w:t>656)</w:t>
            </w:r>
          </w:p>
        </w:tc>
        <w:tc>
          <w:tcPr>
            <w:tcW w:w="893" w:type="pct"/>
          </w:tcPr>
          <w:p w14:paraId="4F828195" w14:textId="77777777" w:rsidR="00FF4549" w:rsidRPr="003505FC" w:rsidRDefault="00FF4549" w:rsidP="00E07B9B">
            <w:pPr>
              <w:rPr>
                <w:rFonts w:ascii="Times New Roman" w:hAnsi="Times New Roman" w:cs="Times New Roman"/>
              </w:rPr>
            </w:pPr>
            <w:r w:rsidRPr="003505FC">
              <w:rPr>
                <w:rFonts w:ascii="Times New Roman" w:hAnsi="Times New Roman" w:cs="Times New Roman"/>
              </w:rPr>
              <w:t>4.2 (1.1</w:t>
            </w:r>
            <w:r>
              <w:rPr>
                <w:rFonts w:ascii="Times New Roman" w:hAnsi="Times New Roman" w:cs="Times New Roman"/>
              </w:rPr>
              <w:t xml:space="preserve"> </w:t>
            </w:r>
            <w:r w:rsidRPr="003505FC">
              <w:rPr>
                <w:rFonts w:ascii="Times New Roman" w:hAnsi="Times New Roman" w:cs="Times New Roman"/>
              </w:rPr>
              <w:t>–</w:t>
            </w:r>
            <w:r>
              <w:rPr>
                <w:rFonts w:ascii="Times New Roman" w:hAnsi="Times New Roman" w:cs="Times New Roman"/>
              </w:rPr>
              <w:t xml:space="preserve"> </w:t>
            </w:r>
            <w:r w:rsidRPr="003505FC">
              <w:rPr>
                <w:rFonts w:ascii="Times New Roman" w:hAnsi="Times New Roman" w:cs="Times New Roman"/>
              </w:rPr>
              <w:t>17)</w:t>
            </w:r>
          </w:p>
        </w:tc>
        <w:tc>
          <w:tcPr>
            <w:tcW w:w="1212" w:type="pct"/>
          </w:tcPr>
          <w:p w14:paraId="5CB1FEC1" w14:textId="77777777" w:rsidR="00FF4549" w:rsidRPr="003505FC" w:rsidRDefault="00FF4549" w:rsidP="00E07B9B">
            <w:pPr>
              <w:rPr>
                <w:rFonts w:ascii="Times New Roman" w:hAnsi="Times New Roman" w:cs="Times New Roman"/>
              </w:rPr>
            </w:pPr>
            <w:r w:rsidRPr="003505FC">
              <w:rPr>
                <w:rFonts w:ascii="Times New Roman" w:hAnsi="Times New Roman" w:cs="Times New Roman"/>
              </w:rPr>
              <w:t>0.92 (</w:t>
            </w:r>
            <w:r w:rsidRPr="00D2655D">
              <w:rPr>
                <w:rFonts w:ascii="Times New Roman" w:hAnsi="Times New Roman" w:cs="Times New Roman"/>
              </w:rPr>
              <w:t>−</w:t>
            </w:r>
            <w:r w:rsidRPr="003505FC">
              <w:rPr>
                <w:rFonts w:ascii="Times New Roman" w:hAnsi="Times New Roman" w:cs="Times New Roman"/>
              </w:rPr>
              <w:t>0.52</w:t>
            </w:r>
            <w:r>
              <w:rPr>
                <w:rFonts w:ascii="Times New Roman" w:hAnsi="Times New Roman" w:cs="Times New Roman"/>
              </w:rPr>
              <w:t xml:space="preserve"> </w:t>
            </w:r>
            <w:r w:rsidRPr="003505FC">
              <w:rPr>
                <w:rFonts w:ascii="Times New Roman" w:hAnsi="Times New Roman" w:cs="Times New Roman"/>
              </w:rPr>
              <w:t>–</w:t>
            </w:r>
            <w:r>
              <w:rPr>
                <w:rFonts w:ascii="Times New Roman" w:hAnsi="Times New Roman" w:cs="Times New Roman"/>
              </w:rPr>
              <w:t xml:space="preserve"> </w:t>
            </w:r>
            <w:r w:rsidRPr="003505FC">
              <w:rPr>
                <w:rFonts w:ascii="Times New Roman" w:hAnsi="Times New Roman" w:cs="Times New Roman"/>
              </w:rPr>
              <w:t>2.3)</w:t>
            </w:r>
          </w:p>
        </w:tc>
        <w:tc>
          <w:tcPr>
            <w:tcW w:w="375" w:type="pct"/>
          </w:tcPr>
          <w:p w14:paraId="338712D9" w14:textId="77777777" w:rsidR="00FF4549" w:rsidRPr="003505FC" w:rsidRDefault="00FF4549" w:rsidP="00E07B9B">
            <w:pPr>
              <w:rPr>
                <w:rFonts w:ascii="Times New Roman" w:hAnsi="Times New Roman" w:cs="Times New Roman"/>
              </w:rPr>
            </w:pPr>
            <w:r w:rsidRPr="003505FC">
              <w:rPr>
                <w:rFonts w:ascii="Times New Roman" w:hAnsi="Times New Roman" w:cs="Times New Roman"/>
              </w:rPr>
              <w:t>0.86</w:t>
            </w:r>
          </w:p>
        </w:tc>
      </w:tr>
      <w:tr w:rsidR="00FF4549" w14:paraId="48569959" w14:textId="77777777" w:rsidTr="00EA36F2">
        <w:tc>
          <w:tcPr>
            <w:tcW w:w="1279" w:type="pct"/>
          </w:tcPr>
          <w:p w14:paraId="4F0A2164" w14:textId="77777777" w:rsidR="00FF4549" w:rsidRPr="005B2C6D" w:rsidRDefault="00FF4549" w:rsidP="00E07B9B">
            <w:pPr>
              <w:rPr>
                <w:rFonts w:ascii="Times New Roman" w:hAnsi="Times New Roman" w:cs="Times New Roman"/>
                <w:i/>
                <w:iCs/>
              </w:rPr>
            </w:pPr>
            <w:r w:rsidRPr="005B2C6D">
              <w:rPr>
                <w:rFonts w:ascii="Times New Roman" w:hAnsi="Times New Roman" w:cs="Times New Roman"/>
                <w:b/>
                <w:bCs/>
              </w:rPr>
              <w:t>Seagrass</w:t>
            </w:r>
          </w:p>
        </w:tc>
        <w:tc>
          <w:tcPr>
            <w:tcW w:w="1242" w:type="pct"/>
          </w:tcPr>
          <w:p w14:paraId="52AFEA05" w14:textId="77777777" w:rsidR="00FF4549" w:rsidRPr="00C2612E" w:rsidRDefault="00FF4549" w:rsidP="00E07B9B">
            <w:pPr>
              <w:rPr>
                <w:rFonts w:ascii="Times New Roman" w:hAnsi="Times New Roman" w:cs="Times New Roman"/>
              </w:rPr>
            </w:pPr>
          </w:p>
        </w:tc>
        <w:tc>
          <w:tcPr>
            <w:tcW w:w="893" w:type="pct"/>
          </w:tcPr>
          <w:p w14:paraId="41B1A2D9" w14:textId="77777777" w:rsidR="00FF4549" w:rsidRPr="00C2612E" w:rsidRDefault="00FF4549" w:rsidP="00E07B9B">
            <w:pPr>
              <w:rPr>
                <w:rFonts w:ascii="Times New Roman" w:hAnsi="Times New Roman" w:cs="Times New Roman"/>
              </w:rPr>
            </w:pPr>
          </w:p>
        </w:tc>
        <w:tc>
          <w:tcPr>
            <w:tcW w:w="1212" w:type="pct"/>
          </w:tcPr>
          <w:p w14:paraId="56C14149" w14:textId="77777777" w:rsidR="00FF4549" w:rsidRPr="00C2612E" w:rsidRDefault="00FF4549" w:rsidP="00E07B9B">
            <w:pPr>
              <w:rPr>
                <w:rFonts w:ascii="Times New Roman" w:hAnsi="Times New Roman" w:cs="Times New Roman"/>
              </w:rPr>
            </w:pPr>
          </w:p>
        </w:tc>
        <w:tc>
          <w:tcPr>
            <w:tcW w:w="375" w:type="pct"/>
          </w:tcPr>
          <w:p w14:paraId="4EF28148" w14:textId="77777777" w:rsidR="00FF4549" w:rsidRPr="008C5F6D" w:rsidRDefault="00FF4549" w:rsidP="00E07B9B">
            <w:pPr>
              <w:rPr>
                <w:rFonts w:ascii="Times New Roman" w:hAnsi="Times New Roman" w:cs="Times New Roman"/>
              </w:rPr>
            </w:pPr>
          </w:p>
        </w:tc>
      </w:tr>
      <w:tr w:rsidR="00FF4549" w14:paraId="7EE7C36B" w14:textId="77777777" w:rsidTr="00EA36F2">
        <w:tc>
          <w:tcPr>
            <w:tcW w:w="1279" w:type="pct"/>
            <w:tcBorders>
              <w:bottom w:val="single" w:sz="4" w:space="0" w:color="auto"/>
            </w:tcBorders>
          </w:tcPr>
          <w:p w14:paraId="3D45BE47" w14:textId="77777777" w:rsidR="00FF4549" w:rsidRPr="005B2C6D" w:rsidRDefault="00FF4549" w:rsidP="00E07B9B">
            <w:pPr>
              <w:rPr>
                <w:rFonts w:ascii="Times New Roman" w:hAnsi="Times New Roman" w:cs="Times New Roman"/>
                <w:i/>
                <w:iCs/>
              </w:rPr>
            </w:pPr>
            <w:r w:rsidRPr="005B2C6D">
              <w:rPr>
                <w:rFonts w:ascii="Times New Roman" w:hAnsi="Times New Roman" w:cs="Times New Roman"/>
                <w:i/>
                <w:iCs/>
              </w:rPr>
              <w:t>Amphibolis griffithii</w:t>
            </w:r>
          </w:p>
        </w:tc>
        <w:tc>
          <w:tcPr>
            <w:tcW w:w="1242" w:type="pct"/>
            <w:tcBorders>
              <w:bottom w:val="single" w:sz="4" w:space="0" w:color="auto"/>
            </w:tcBorders>
          </w:tcPr>
          <w:p w14:paraId="37A1868E"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71 (62</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81)</w:t>
            </w:r>
          </w:p>
        </w:tc>
        <w:tc>
          <w:tcPr>
            <w:tcW w:w="893" w:type="pct"/>
            <w:tcBorders>
              <w:bottom w:val="single" w:sz="4" w:space="0" w:color="auto"/>
            </w:tcBorders>
          </w:tcPr>
          <w:p w14:paraId="4AB3CA7B"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46 (40</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54)</w:t>
            </w:r>
          </w:p>
        </w:tc>
        <w:tc>
          <w:tcPr>
            <w:tcW w:w="1212" w:type="pct"/>
            <w:tcBorders>
              <w:bottom w:val="single" w:sz="4" w:space="0" w:color="auto"/>
            </w:tcBorders>
          </w:tcPr>
          <w:p w14:paraId="6E6BA2CD"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0.19 (0.097</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0.27)</w:t>
            </w:r>
          </w:p>
        </w:tc>
        <w:tc>
          <w:tcPr>
            <w:tcW w:w="375" w:type="pct"/>
            <w:tcBorders>
              <w:bottom w:val="single" w:sz="4" w:space="0" w:color="auto"/>
            </w:tcBorders>
          </w:tcPr>
          <w:p w14:paraId="325195AC" w14:textId="77777777" w:rsidR="00FF4549" w:rsidRPr="008C5F6D" w:rsidRDefault="00FF4549" w:rsidP="00E07B9B">
            <w:pPr>
              <w:rPr>
                <w:rFonts w:ascii="Times New Roman" w:hAnsi="Times New Roman" w:cs="Times New Roman"/>
              </w:rPr>
            </w:pPr>
            <w:r w:rsidRPr="008C5F6D">
              <w:rPr>
                <w:rFonts w:ascii="Times New Roman" w:hAnsi="Times New Roman" w:cs="Times New Roman"/>
              </w:rPr>
              <w:t>1</w:t>
            </w:r>
          </w:p>
        </w:tc>
      </w:tr>
    </w:tbl>
    <w:p w14:paraId="1C40DB35" w14:textId="77777777" w:rsidR="00FF4549" w:rsidRDefault="00FF4549" w:rsidP="00FF4549">
      <w:pPr>
        <w:rPr>
          <w:rFonts w:ascii="Times New Roman" w:hAnsi="Times New Roman" w:cs="Times New Roman"/>
        </w:rPr>
      </w:pPr>
      <w:commentRangeStart w:id="289"/>
      <w:commentRangeStart w:id="290"/>
    </w:p>
    <w:p w14:paraId="7F263320" w14:textId="0527A8D9" w:rsidR="00FF4549" w:rsidRPr="00FF4549" w:rsidRDefault="55543525" w:rsidP="00FF4549">
      <w:pPr>
        <w:rPr>
          <w:rFonts w:ascii="Times New Roman" w:hAnsi="Times New Roman" w:cs="Times New Roman"/>
        </w:rPr>
      </w:pPr>
      <w:r w:rsidRPr="00FF4549">
        <w:rPr>
          <w:rFonts w:ascii="Times New Roman" w:hAnsi="Times New Roman" w:cs="Times New Roman"/>
        </w:rPr>
        <w:t>We found that detrital physiology determines the decomposition trajectory of kelps.</w:t>
      </w:r>
      <w:commentRangeEnd w:id="289"/>
      <w:r w:rsidR="00FF4549" w:rsidRPr="00FF4549">
        <w:rPr>
          <w:rStyle w:val="CommentReference"/>
          <w:rFonts w:ascii="Times New Roman" w:hAnsi="Times New Roman" w:cs="Times New Roman"/>
          <w:sz w:val="24"/>
          <w:szCs w:val="24"/>
        </w:rPr>
        <w:commentReference w:id="289"/>
      </w:r>
      <w:commentRangeEnd w:id="290"/>
      <w:r w:rsidRPr="00FF4549">
        <w:rPr>
          <w:rStyle w:val="CommentReference"/>
          <w:rFonts w:ascii="Times New Roman" w:hAnsi="Times New Roman" w:cs="Times New Roman"/>
          <w:sz w:val="24"/>
          <w:szCs w:val="24"/>
        </w:rPr>
        <w:commentReference w:id="290"/>
      </w:r>
      <w:r w:rsidRPr="00FF4549">
        <w:rPr>
          <w:rFonts w:ascii="Times New Roman" w:hAnsi="Times New Roman" w:cs="Times New Roman"/>
        </w:rPr>
        <w:t xml:space="preserve"> According to the macroalgal decomposition model (Equation 2), live detritus of </w:t>
      </w:r>
      <w:r w:rsidRPr="20C05AC6">
        <w:rPr>
          <w:rFonts w:ascii="Times New Roman" w:hAnsi="Times New Roman" w:cs="Times New Roman"/>
          <w:i/>
          <w:iCs/>
        </w:rPr>
        <w:t>L. digitata</w:t>
      </w:r>
      <w:r w:rsidRPr="00FF4549">
        <w:rPr>
          <w:rFonts w:ascii="Times New Roman" w:hAnsi="Times New Roman" w:cs="Times New Roman"/>
        </w:rPr>
        <w:t xml:space="preserve"> initially grew at an exponential rate of 0.38 ± 0.17 </w:t>
      </w:r>
      <w:r w:rsidRPr="00FF4549">
        <w:rPr>
          <w:rFonts w:ascii="Times New Roman" w:hAnsi="Times New Roman" w:cs="Times New Roman"/>
          <w:lang w:bidi="he-IL"/>
        </w:rPr>
        <w:t xml:space="preserve">%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rPr>
        <w:t xml:space="preserve"> (</w:t>
      </w:r>
      <w:r w:rsidRPr="20C05AC6">
        <w:rPr>
          <w:rFonts w:ascii="Times New Roman" w:hAnsi="Times New Roman" w:cs="Times New Roman"/>
          <w:i/>
          <w:iCs/>
        </w:rPr>
        <w:t>P</w:t>
      </w:r>
      <w:r w:rsidRPr="20C05AC6">
        <w:rPr>
          <w:rFonts w:ascii="Times New Roman" w:hAnsi="Times New Roman" w:cs="Times New Roman"/>
          <w:i/>
          <w:iCs/>
          <w:vertAlign w:val="subscript"/>
        </w:rPr>
        <w:t>α</w:t>
      </w:r>
      <w:r w:rsidRPr="00FF4549">
        <w:rPr>
          <w:rFonts w:ascii="Times New Roman" w:hAnsi="Times New Roman" w:cs="Times New Roman"/>
          <w:vertAlign w:val="subscript"/>
        </w:rPr>
        <w:t xml:space="preserve"> &gt; 0</w:t>
      </w:r>
      <w:r w:rsidRPr="00FF4549">
        <w:rPr>
          <w:rFonts w:ascii="Times New Roman" w:hAnsi="Times New Roman" w:cs="Times New Roman"/>
        </w:rPr>
        <w:t xml:space="preserve"> = 0.99) with the effect of detrital photosynthesis lasting for a predicted 96 ± 45 days, beyond the 63-day duration of the experiment (Figure 2, Table S3). Untreated </w:t>
      </w:r>
      <w:r w:rsidRPr="20C05AC6">
        <w:rPr>
          <w:rFonts w:ascii="Times New Roman" w:hAnsi="Times New Roman" w:cs="Times New Roman"/>
          <w:i/>
          <w:iCs/>
        </w:rPr>
        <w:t>L. digitata</w:t>
      </w:r>
      <w:r w:rsidRPr="00FF4549">
        <w:rPr>
          <w:rFonts w:ascii="Times New Roman" w:hAnsi="Times New Roman" w:cs="Times New Roman"/>
        </w:rPr>
        <w:t xml:space="preserve"> detritus therefore showed no sign of decomposition within the timeframe of the experiment. Live </w:t>
      </w:r>
      <w:r w:rsidRPr="20C05AC6">
        <w:rPr>
          <w:rFonts w:ascii="Times New Roman" w:hAnsi="Times New Roman" w:cs="Times New Roman"/>
          <w:i/>
          <w:iCs/>
        </w:rPr>
        <w:t>E. radiata</w:t>
      </w:r>
      <w:r w:rsidRPr="00FF4549">
        <w:rPr>
          <w:rFonts w:ascii="Times New Roman" w:hAnsi="Times New Roman" w:cs="Times New Roman"/>
        </w:rPr>
        <w:t xml:space="preserve"> detritus decayed from the start of the experiment (</w:t>
      </w:r>
      <w:r w:rsidRPr="20C05AC6">
        <w:rPr>
          <w:rFonts w:ascii="Times New Roman" w:hAnsi="Times New Roman" w:cs="Times New Roman"/>
          <w:i/>
          <w:iCs/>
        </w:rPr>
        <w:t>α</w:t>
      </w:r>
      <w:r w:rsidRPr="00FF4549">
        <w:rPr>
          <w:rFonts w:ascii="Times New Roman" w:hAnsi="Times New Roman" w:cs="Times New Roman"/>
        </w:rPr>
        <w:t xml:space="preserve"> = </w:t>
      </w:r>
      <w:r w:rsidRPr="00FF4549">
        <w:rPr>
          <w:rFonts w:ascii="Times New Roman" w:hAnsi="Times New Roman" w:cs="Times New Roman"/>
          <w:color w:val="000000"/>
          <w:kern w:val="0"/>
        </w:rPr>
        <w:t>−</w:t>
      </w:r>
      <w:r w:rsidRPr="00FF4549">
        <w:rPr>
          <w:rFonts w:ascii="Times New Roman" w:hAnsi="Times New Roman" w:cs="Times New Roman"/>
        </w:rPr>
        <w:t xml:space="preserve">1.9 ± 0.58 </w:t>
      </w:r>
      <w:r w:rsidRPr="00FF4549">
        <w:rPr>
          <w:rFonts w:ascii="Times New Roman" w:hAnsi="Times New Roman" w:cs="Times New Roman"/>
          <w:lang w:bidi="he-IL"/>
        </w:rPr>
        <w:t xml:space="preserve">%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rPr>
        <w:t xml:space="preserve">, </w:t>
      </w:r>
      <w:r w:rsidRPr="20C05AC6">
        <w:rPr>
          <w:rFonts w:ascii="Times New Roman" w:hAnsi="Times New Roman" w:cs="Times New Roman"/>
          <w:i/>
          <w:iCs/>
        </w:rPr>
        <w:t>P</w:t>
      </w:r>
      <w:r w:rsidRPr="20C05AC6">
        <w:rPr>
          <w:rFonts w:ascii="Times New Roman" w:hAnsi="Times New Roman" w:cs="Times New Roman"/>
          <w:i/>
          <w:iCs/>
          <w:vertAlign w:val="subscript"/>
        </w:rPr>
        <w:t>α</w:t>
      </w:r>
      <w:r w:rsidRPr="00FF4549">
        <w:rPr>
          <w:rFonts w:ascii="Times New Roman" w:hAnsi="Times New Roman" w:cs="Times New Roman"/>
          <w:vertAlign w:val="subscript"/>
        </w:rPr>
        <w:t xml:space="preserve"> &lt; 0</w:t>
      </w:r>
      <w:r w:rsidRPr="00FF4549">
        <w:rPr>
          <w:rFonts w:ascii="Times New Roman" w:hAnsi="Times New Roman" w:cs="Times New Roman"/>
        </w:rPr>
        <w:t xml:space="preserve"> = 1) — potentially due to elevated ambient temperature (Figure S2) — but showed clear influence of detrital photosynthesis with retarded decomposition until 80 ± 49 days (Figure 2, Table S3). In contrast, dead detritus of both kelps converged on constant exponential decay throughout the experiment (Figure 2, Table S2). The contrast becomes clearest when comparing half-lives from the conventional </w:t>
      </w:r>
      <w:r w:rsidRPr="00FF4549">
        <w:rPr>
          <w:rFonts w:ascii="Times New Roman" w:hAnsi="Times New Roman" w:cs="Times New Roman"/>
          <w:lang w:bidi="he-IL"/>
        </w:rPr>
        <w:t>model</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BEC{Olson, 1963, #2327}</w:instrText>
      </w:r>
      <w:r w:rsidR="00FF4549" w:rsidRPr="00FF4549">
        <w:rPr>
          <w:rFonts w:ascii="Times New Roman" w:hAnsi="Times New Roman" w:cs="Times New Roman"/>
        </w:rPr>
        <w:fldChar w:fldCharType="separate"/>
      </w:r>
      <w:r w:rsidRPr="00FF4549">
        <w:rPr>
          <w:rFonts w:ascii="Times New Roman" w:hAnsi="Times New Roman" w:cs="Times New Roman"/>
          <w:vertAlign w:val="superscript"/>
        </w:rPr>
        <w:t>28</w:t>
      </w:r>
      <w:r w:rsidR="00FF4549" w:rsidRPr="00FF4549">
        <w:rPr>
          <w:rFonts w:ascii="Times New Roman" w:hAnsi="Times New Roman" w:cs="Times New Roman"/>
        </w:rPr>
        <w:fldChar w:fldCharType="end"/>
      </w:r>
      <w:r w:rsidRPr="00FF4549">
        <w:rPr>
          <w:rFonts w:ascii="Times New Roman" w:hAnsi="Times New Roman" w:cs="Times New Roman"/>
        </w:rPr>
        <w:t xml:space="preserve"> (Equation 3): detrital half-life is over two orders of magnitude longer for live than dead </w:t>
      </w:r>
      <w:r w:rsidRPr="20C05AC6">
        <w:rPr>
          <w:rFonts w:ascii="Times New Roman" w:hAnsi="Times New Roman" w:cs="Times New Roman"/>
          <w:i/>
          <w:iCs/>
        </w:rPr>
        <w:t>L. digitata</w:t>
      </w:r>
      <w:r w:rsidRPr="00FF4549">
        <w:rPr>
          <w:rFonts w:ascii="Times New Roman" w:hAnsi="Times New Roman" w:cs="Times New Roman"/>
        </w:rPr>
        <w:t xml:space="preserve"> and almost one order of magnitude longer for live than dead </w:t>
      </w:r>
      <w:r w:rsidRPr="20C05AC6">
        <w:rPr>
          <w:rFonts w:ascii="Times New Roman" w:hAnsi="Times New Roman" w:cs="Times New Roman"/>
          <w:i/>
          <w:iCs/>
        </w:rPr>
        <w:t>E. radiata</w:t>
      </w:r>
      <w:r w:rsidRPr="00FF4549">
        <w:rPr>
          <w:rFonts w:ascii="Times New Roman" w:hAnsi="Times New Roman" w:cs="Times New Roman"/>
        </w:rPr>
        <w:t xml:space="preserve"> detritus (Figure 2, Table 1). The effect is similar for </w:t>
      </w:r>
      <w:r w:rsidRPr="20C05AC6">
        <w:rPr>
          <w:rFonts w:ascii="Times New Roman" w:hAnsi="Times New Roman" w:cs="Times New Roman"/>
          <w:i/>
          <w:iCs/>
        </w:rPr>
        <w:t>E. radiata</w:t>
      </w:r>
      <w:r w:rsidRPr="00FF4549">
        <w:rPr>
          <w:rFonts w:ascii="Times New Roman" w:hAnsi="Times New Roman" w:cs="Times New Roman"/>
        </w:rPr>
        <w:t xml:space="preserve"> estimates based on fresh mass (Figure S3, Table S4), providing justification for comparability in the meta-analysis. </w:t>
      </w:r>
      <w:r w:rsidRPr="20C05AC6">
        <w:rPr>
          <w:rFonts w:ascii="Times New Roman" w:hAnsi="Times New Roman" w:cs="Times New Roman"/>
          <w:i/>
          <w:iCs/>
        </w:rPr>
        <w:t>k</w:t>
      </w:r>
      <w:r w:rsidRPr="00FF4549">
        <w:rPr>
          <w:rFonts w:ascii="Times New Roman" w:hAnsi="Times New Roman" w:cs="Times New Roman"/>
        </w:rPr>
        <w:t xml:space="preserve"> is correspondingly greater for dead detritus (Figure S4, Table S3). No such marked effect is apparent for the seagrass </w:t>
      </w:r>
      <w:r w:rsidRPr="20C05AC6">
        <w:rPr>
          <w:rFonts w:ascii="Times New Roman" w:hAnsi="Times New Roman" w:cs="Times New Roman"/>
          <w:i/>
          <w:iCs/>
        </w:rPr>
        <w:t>A. griffithii</w:t>
      </w:r>
      <w:r w:rsidRPr="00FF4549">
        <w:rPr>
          <w:rFonts w:ascii="Times New Roman" w:hAnsi="Times New Roman" w:cs="Times New Roman"/>
        </w:rPr>
        <w:t xml:space="preserve"> (Figure 2, Table 1) and the effect is hardly detectable for estimates based on</w:t>
      </w:r>
      <w:ins w:id="291" w:author="a.foggo@plymouth.ac.uk" w:date="2026-02-03T13:16:00Z" w16du:dateUtc="2026-02-03T13:16:54Z">
        <w:r w:rsidR="41F741F8" w:rsidRPr="00FF4549">
          <w:rPr>
            <w:rFonts w:ascii="Times New Roman" w:hAnsi="Times New Roman" w:cs="Times New Roman"/>
          </w:rPr>
          <w:t xml:space="preserve"> seagrass</w:t>
        </w:r>
      </w:ins>
      <w:r w:rsidRPr="00FF4549">
        <w:rPr>
          <w:rFonts w:ascii="Times New Roman" w:hAnsi="Times New Roman" w:cs="Times New Roman"/>
        </w:rPr>
        <w:t xml:space="preserve"> fresh mass (Figure S3, S4, Table S4). Since seagrasses display </w:t>
      </w:r>
      <w:r w:rsidRPr="00FF4549">
        <w:rPr>
          <w:rFonts w:ascii="Times New Roman" w:hAnsi="Times New Roman" w:cs="Times New Roman"/>
        </w:rPr>
        <w:lastRenderedPageBreak/>
        <w:t>limited detrital photosynthesis, this suggests that the observed effect is indeed due to detrital photosynthesis and unique to macroalgae.</w:t>
      </w:r>
    </w:p>
    <w:p w14:paraId="77845FA3" w14:textId="77777777" w:rsidR="00FF4549" w:rsidRPr="00955A8A" w:rsidRDefault="00FF4549" w:rsidP="00FF4549">
      <w:pPr>
        <w:rPr>
          <w:rFonts w:ascii="Times New Roman" w:hAnsi="Times New Roman" w:cs="Times New Roman"/>
        </w:rPr>
      </w:pPr>
    </w:p>
    <w:p w14:paraId="2C55EAB9" w14:textId="5C0742F2" w:rsidR="00FF4549" w:rsidRPr="00C72330" w:rsidRDefault="00FF4549" w:rsidP="00FF4549">
      <w:pPr>
        <w:rPr>
          <w:rFonts w:ascii="Times New Roman" w:hAnsi="Times New Roman" w:cs="Times New Roman"/>
        </w:rPr>
      </w:pPr>
      <w:r w:rsidRPr="000F4A64">
        <w:rPr>
          <w:rFonts w:ascii="Times New Roman" w:hAnsi="Times New Roman" w:cs="Times New Roman"/>
          <w:noProof/>
        </w:rPr>
        <w:drawing>
          <wp:inline distT="0" distB="0" distL="0" distR="0" wp14:anchorId="5BB6BAD0" wp14:editId="45580010">
            <wp:extent cx="5679440" cy="4261485"/>
            <wp:effectExtent l="0" t="0" r="0" b="5715"/>
            <wp:docPr id="1538141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9440" cy="4261485"/>
                    </a:xfrm>
                    <a:prstGeom prst="rect">
                      <a:avLst/>
                    </a:prstGeom>
                    <a:noFill/>
                    <a:ln>
                      <a:noFill/>
                    </a:ln>
                  </pic:spPr>
                </pic:pic>
              </a:graphicData>
            </a:graphic>
          </wp:inline>
        </w:drawing>
      </w:r>
    </w:p>
    <w:p w14:paraId="771A9472" w14:textId="77777777" w:rsidR="00FF4549" w:rsidRPr="008A7897" w:rsidRDefault="00FF4549" w:rsidP="00FF4549">
      <w:pPr>
        <w:rPr>
          <w:rFonts w:ascii="Times New Roman" w:hAnsi="Times New Roman" w:cs="Times New Roman"/>
        </w:rPr>
      </w:pPr>
      <w:r w:rsidRPr="00C72330">
        <w:rPr>
          <w:rFonts w:ascii="Times New Roman" w:hAnsi="Times New Roman" w:cs="Times New Roman"/>
          <w:b/>
          <w:bCs/>
        </w:rPr>
        <w:t>Figure 2</w:t>
      </w:r>
      <w:r>
        <w:rPr>
          <w:rFonts w:ascii="Times New Roman" w:hAnsi="Times New Roman" w:cs="Times New Roman"/>
        </w:rPr>
        <w:t>. Decomposition of kelp (</w:t>
      </w:r>
      <w:r w:rsidRPr="00A92C2C">
        <w:rPr>
          <w:rFonts w:ascii="Times New Roman" w:hAnsi="Times New Roman" w:cs="Times New Roman"/>
          <w:i/>
          <w:iCs/>
        </w:rPr>
        <w:t>Laminaria digitata</w:t>
      </w:r>
      <w:r>
        <w:rPr>
          <w:rFonts w:ascii="Times New Roman" w:hAnsi="Times New Roman" w:cs="Times New Roman"/>
        </w:rPr>
        <w:t xml:space="preserve"> and </w:t>
      </w:r>
      <w:r w:rsidRPr="00A92C2C">
        <w:rPr>
          <w:rFonts w:ascii="Times New Roman" w:hAnsi="Times New Roman" w:cs="Times New Roman"/>
          <w:i/>
          <w:iCs/>
        </w:rPr>
        <w:t>Ecklonia radiata</w:t>
      </w:r>
      <w:r>
        <w:rPr>
          <w:rFonts w:ascii="Times New Roman" w:hAnsi="Times New Roman" w:cs="Times New Roman"/>
        </w:rPr>
        <w:t>) is dominated by physiology, unlike decomposition of seagrass (</w:t>
      </w:r>
      <w:r w:rsidRPr="00A92C2C">
        <w:rPr>
          <w:rFonts w:ascii="Times New Roman" w:hAnsi="Times New Roman" w:cs="Times New Roman"/>
          <w:i/>
          <w:iCs/>
        </w:rPr>
        <w:t>Amphibolis griffithii</w:t>
      </w:r>
      <w:r>
        <w:rPr>
          <w:rFonts w:ascii="Times New Roman" w:hAnsi="Times New Roman" w:cs="Times New Roman"/>
        </w:rPr>
        <w:t xml:space="preserve">). Detrital mass is given as fresh mass for </w:t>
      </w:r>
      <w:r w:rsidRPr="00A92C2C">
        <w:rPr>
          <w:rFonts w:ascii="Times New Roman" w:hAnsi="Times New Roman" w:cs="Times New Roman"/>
          <w:i/>
          <w:iCs/>
        </w:rPr>
        <w:t>L. digitata</w:t>
      </w:r>
      <w:r>
        <w:rPr>
          <w:rFonts w:ascii="Times New Roman" w:hAnsi="Times New Roman" w:cs="Times New Roman"/>
        </w:rPr>
        <w:t xml:space="preserve"> and dry mass for the other species (cf. Figure S3). Each data point is a destructively sampled litterbag (n = 86 for </w:t>
      </w:r>
      <w:r w:rsidRPr="00693FFF">
        <w:rPr>
          <w:rFonts w:ascii="Times New Roman" w:hAnsi="Times New Roman" w:cs="Times New Roman"/>
          <w:i/>
          <w:iCs/>
        </w:rPr>
        <w:t>L. digitata</w:t>
      </w:r>
      <w:r>
        <w:rPr>
          <w:rFonts w:ascii="Times New Roman" w:hAnsi="Times New Roman" w:cs="Times New Roman"/>
        </w:rPr>
        <w:t xml:space="preserve">, n = 54 for </w:t>
      </w:r>
      <w:r w:rsidRPr="00693FFF">
        <w:rPr>
          <w:rFonts w:ascii="Times New Roman" w:hAnsi="Times New Roman" w:cs="Times New Roman"/>
          <w:i/>
          <w:iCs/>
        </w:rPr>
        <w:t>E. radiata</w:t>
      </w:r>
      <w:r>
        <w:rPr>
          <w:rFonts w:ascii="Times New Roman" w:hAnsi="Times New Roman" w:cs="Times New Roman"/>
        </w:rPr>
        <w:t xml:space="preserve">, n = 27 for </w:t>
      </w:r>
      <w:r w:rsidRPr="00693FFF">
        <w:rPr>
          <w:rFonts w:ascii="Times New Roman" w:hAnsi="Times New Roman" w:cs="Times New Roman"/>
          <w:i/>
          <w:iCs/>
        </w:rPr>
        <w:t>A. griffithii</w:t>
      </w:r>
      <w:r>
        <w:rPr>
          <w:rFonts w:ascii="Times New Roman" w:hAnsi="Times New Roman" w:cs="Times New Roman"/>
        </w:rPr>
        <w:t>). Error bars show the measurement error introduced by converting fresh to dry mass as 99% probability intervals, which was incorporated into the modelled uncertainty. Lines and ribbons are the median and 50%, 80% and 90% posterior probability intervals for the likelihood mean or expected value of the optimal model (</w:t>
      </w:r>
      <w:r w:rsidRPr="00F05794">
        <w:rPr>
          <w:rFonts w:ascii="Times New Roman" w:hAnsi="Times New Roman" w:cs="Times New Roman"/>
          <w:i/>
          <w:iCs/>
        </w:rPr>
        <w:t>μ</w:t>
      </w:r>
      <w:r w:rsidRPr="00F05794">
        <w:rPr>
          <w:rFonts w:ascii="Times New Roman" w:hAnsi="Times New Roman" w:cs="Times New Roman"/>
          <w:i/>
          <w:iCs/>
          <w:vertAlign w:val="subscript"/>
        </w:rPr>
        <w:t>m</w:t>
      </w:r>
      <w:r>
        <w:rPr>
          <w:rFonts w:ascii="Times New Roman" w:hAnsi="Times New Roman" w:cs="Times New Roman"/>
        </w:rPr>
        <w:t xml:space="preserve"> in Equation 2). The widest ribbon in the 90%</w:t>
      </w:r>
      <w:r w:rsidRPr="00FF139C">
        <w:rPr>
          <w:rFonts w:ascii="Times New Roman" w:hAnsi="Times New Roman" w:cs="Times New Roman"/>
        </w:rPr>
        <w:t xml:space="preserve"> </w:t>
      </w:r>
      <w:r>
        <w:rPr>
          <w:rFonts w:ascii="Times New Roman" w:hAnsi="Times New Roman" w:cs="Times New Roman"/>
        </w:rPr>
        <w:t>probability interval for predicted observations (</w:t>
      </w:r>
      <w:r>
        <w:rPr>
          <w:rFonts w:ascii="Times New Roman" w:hAnsi="Times New Roman" w:cs="Times New Roman"/>
          <w:i/>
          <w:iCs/>
        </w:rPr>
        <w:t xml:space="preserve">m </w:t>
      </w:r>
      <w:r>
        <w:rPr>
          <w:rFonts w:ascii="Times New Roman" w:hAnsi="Times New Roman" w:cs="Times New Roman"/>
        </w:rPr>
        <w:t>in Equation 2). Distributions are posterior probabilities for detrital half-life (</w:t>
      </w:r>
      <w:r w:rsidRPr="000930C7">
        <w:rPr>
          <w:rFonts w:ascii="Times New Roman" w:hAnsi="Times New Roman" w:cs="Times New Roman"/>
        </w:rPr>
        <w:t xml:space="preserve">ln2 / </w:t>
      </w:r>
      <w:r w:rsidRPr="000930C7">
        <w:rPr>
          <w:rFonts w:ascii="Times New Roman" w:hAnsi="Times New Roman" w:cs="Times New Roman"/>
          <w:i/>
          <w:iCs/>
        </w:rPr>
        <w:t>k</w:t>
      </w:r>
      <w:r>
        <w:rPr>
          <w:rFonts w:ascii="Times New Roman" w:hAnsi="Times New Roman" w:cs="Times New Roman"/>
        </w:rPr>
        <w:t>, Equation 3) and their ratios (ratio = 1 means estimates are identical). Summary statistics for these distributions are given in Table 1.</w:t>
      </w:r>
    </w:p>
    <w:p w14:paraId="51BDC011" w14:textId="77777777" w:rsidR="00FF4549" w:rsidRDefault="00FF4549" w:rsidP="00FF4549">
      <w:pPr>
        <w:rPr>
          <w:rFonts w:ascii="Times New Roman" w:hAnsi="Times New Roman" w:cs="Times New Roman"/>
          <w:b/>
          <w:bCs/>
        </w:rPr>
      </w:pPr>
    </w:p>
    <w:p w14:paraId="777E2051" w14:textId="7DFF9943" w:rsidR="00FF4549" w:rsidRPr="00802AE9" w:rsidRDefault="55543525" w:rsidP="00FF4549">
      <w:pPr>
        <w:rPr>
          <w:rFonts w:ascii="Times New Roman" w:hAnsi="Times New Roman" w:cs="Times New Roman"/>
        </w:rPr>
      </w:pPr>
      <w:r>
        <w:rPr>
          <w:rFonts w:ascii="Times New Roman" w:hAnsi="Times New Roman" w:cs="Times New Roman"/>
        </w:rPr>
        <w:t>T</w:t>
      </w:r>
      <w:r w:rsidRPr="00934242">
        <w:rPr>
          <w:rFonts w:ascii="Times New Roman" w:hAnsi="Times New Roman" w:cs="Times New Roman"/>
        </w:rPr>
        <w:t xml:space="preserve">he </w:t>
      </w:r>
      <w:r>
        <w:rPr>
          <w:rFonts w:ascii="Times New Roman" w:hAnsi="Times New Roman" w:cs="Times New Roman"/>
        </w:rPr>
        <w:t xml:space="preserve">influence of detrital photosynthesis on kelp decomposition is a general </w:t>
      </w:r>
      <w:ins w:id="292" w:author="a.foggo@plymouth.ac.uk" w:date="2026-01-13T16:56:00Z" w16du:dateUtc="2026-01-13T16:56:09Z">
        <w:r w:rsidR="563DCC0B" w:rsidRPr="20C05AC6">
          <w:rPr>
            <w:rFonts w:ascii="Times New Roman" w:hAnsi="Times New Roman" w:cs="Times New Roman"/>
          </w:rPr>
          <w:t>manifestation</w:t>
        </w:r>
      </w:ins>
      <w:del w:id="293" w:author="a.foggo@plymouth.ac.uk" w:date="2026-01-13T16:56:00Z" w16du:dateUtc="2026-01-13T16:56:02Z">
        <w:r w:rsidR="00FF4549" w:rsidRPr="20C05AC6" w:rsidDel="00FF4549">
          <w:rPr>
            <w:rFonts w:ascii="Times New Roman" w:hAnsi="Times New Roman" w:cs="Times New Roman"/>
          </w:rPr>
          <w:delText>phenomenon</w:delText>
        </w:r>
      </w:del>
      <w:r>
        <w:rPr>
          <w:rFonts w:ascii="Times New Roman" w:hAnsi="Times New Roman" w:cs="Times New Roman"/>
        </w:rPr>
        <w:t>. According to our meta-analysis, dead kelp detritus decomposes almost exactly an order of magnitude (log</w:t>
      </w:r>
      <w:r w:rsidRPr="00CD58DF">
        <w:rPr>
          <w:rFonts w:ascii="Times New Roman" w:hAnsi="Times New Roman" w:cs="Times New Roman"/>
          <w:vertAlign w:val="subscript"/>
        </w:rPr>
        <w:t>10</w:t>
      </w:r>
      <w:r>
        <w:rPr>
          <w:rFonts w:ascii="Times New Roman" w:hAnsi="Times New Roman" w:cs="Times New Roman"/>
        </w:rPr>
        <w:t xml:space="preserve"> ratio mode = 0.98) faster than live detritus (Figure 3, Table 1). We </w:t>
      </w:r>
      <w:commentRangeStart w:id="294"/>
      <w:r>
        <w:rPr>
          <w:rFonts w:ascii="Times New Roman" w:hAnsi="Times New Roman" w:cs="Times New Roman"/>
        </w:rPr>
        <w:t>are reasonably certain about</w:t>
      </w:r>
      <w:commentRangeEnd w:id="294"/>
      <w:r w:rsidR="00FF4549">
        <w:rPr>
          <w:rStyle w:val="CommentReference"/>
          <w:rFonts w:ascii="Times New Roman" w:hAnsi="Times New Roman" w:cs="Times New Roman"/>
          <w:sz w:val="24"/>
          <w:szCs w:val="24"/>
        </w:rPr>
        <w:commentReference w:id="294"/>
      </w:r>
      <w:r>
        <w:rPr>
          <w:rFonts w:ascii="Times New Roman" w:hAnsi="Times New Roman" w:cs="Times New Roman"/>
        </w:rPr>
        <w:t xml:space="preserve"> this effect since there is an 86% chance that a new experiment on any kelp species will find dead decomposition to be faster than live decomposition (Figure 3, Table 1). The grand medians of </w:t>
      </w:r>
      <w:r w:rsidRPr="20C05AC6">
        <w:rPr>
          <w:rFonts w:ascii="Times New Roman" w:hAnsi="Times New Roman" w:cs="Times New Roman"/>
          <w:i/>
          <w:iCs/>
        </w:rPr>
        <w:t>k</w:t>
      </w:r>
      <w:r>
        <w:rPr>
          <w:rFonts w:ascii="Times New Roman" w:hAnsi="Times New Roman" w:cs="Times New Roman"/>
        </w:rPr>
        <w:t xml:space="preserve"> are 2 and 17 % </w:t>
      </w:r>
      <w:r w:rsidRPr="003966C0">
        <w:rPr>
          <w:rFonts w:ascii="Times New Roman" w:hAnsi="Times New Roman" w:cs="Times New Roman"/>
        </w:rPr>
        <w:t>day</w:t>
      </w:r>
      <w:r w:rsidRPr="0031649F">
        <w:rPr>
          <w:rFonts w:ascii="Times New Roman" w:hAnsi="Times New Roman" w:cs="Times New Roman"/>
          <w:color w:val="000000"/>
          <w:kern w:val="0"/>
          <w:vertAlign w:val="superscript"/>
        </w:rPr>
        <w:t>−1</w:t>
      </w:r>
      <w:r>
        <w:rPr>
          <w:rFonts w:ascii="Times New Roman" w:hAnsi="Times New Roman" w:cs="Times New Roman"/>
          <w:color w:val="000000"/>
          <w:kern w:val="0"/>
        </w:rPr>
        <w:t xml:space="preserve"> for live and dead kelp, corresponding to half-lives of 35 and 4.2 days (Table 1). Thus, decomposition of live detritus seems to correspond closely to predictions based on turnover (1.5 % </w:t>
      </w:r>
      <w:r w:rsidRPr="003966C0">
        <w:rPr>
          <w:rFonts w:ascii="Times New Roman" w:hAnsi="Times New Roman" w:cs="Times New Roman"/>
        </w:rPr>
        <w:t>day</w:t>
      </w:r>
      <w:r w:rsidRPr="0031649F">
        <w:rPr>
          <w:rFonts w:ascii="Times New Roman" w:hAnsi="Times New Roman" w:cs="Times New Roman"/>
          <w:color w:val="000000"/>
          <w:kern w:val="0"/>
          <w:vertAlign w:val="superscript"/>
        </w:rPr>
        <w:t>−1</w:t>
      </w:r>
      <w:r>
        <w:rPr>
          <w:rFonts w:ascii="Times New Roman" w:hAnsi="Times New Roman" w:cs="Times New Roman"/>
          <w:color w:val="000000"/>
          <w:kern w:val="0"/>
        </w:rPr>
        <w:t xml:space="preserve"> or 46 days). Variation is considerably greater for live than dead decomposition trajectories </w:t>
      </w:r>
      <w:r>
        <w:rPr>
          <w:rFonts w:ascii="Times New Roman" w:hAnsi="Times New Roman" w:cs="Times New Roman"/>
        </w:rPr>
        <w:t xml:space="preserve">(Figure 3, S5), pointing to physiology as the </w:t>
      </w:r>
      <w:ins w:id="295" w:author="a.foggo@plymouth.ac.uk" w:date="2026-02-03T13:20:00Z" w16du:dateUtc="2026-02-03T13:20:06Z">
        <w:r w:rsidR="0D301AAD">
          <w:rPr>
            <w:rFonts w:ascii="Times New Roman" w:hAnsi="Times New Roman" w:cs="Times New Roman"/>
          </w:rPr>
          <w:t>driver</w:t>
        </w:r>
      </w:ins>
      <w:del w:id="296" w:author="a.foggo@plymouth.ac.uk" w:date="2026-02-03T13:20:00Z" w16du:dateUtc="2026-02-03T13:20:14Z">
        <w:r w:rsidR="00FF4549" w:rsidRPr="20C05AC6" w:rsidDel="55543525">
          <w:rPr>
            <w:rFonts w:ascii="Times New Roman" w:hAnsi="Times New Roman" w:cs="Times New Roman"/>
          </w:rPr>
          <w:delText>culprit</w:delText>
        </w:r>
      </w:del>
      <w:r>
        <w:rPr>
          <w:rFonts w:ascii="Times New Roman" w:hAnsi="Times New Roman" w:cs="Times New Roman"/>
        </w:rPr>
        <w:t xml:space="preserve"> behind the notorious unpredictability. Trajectories for individual </w:t>
      </w:r>
      <w:r>
        <w:rPr>
          <w:rFonts w:ascii="Times New Roman" w:hAnsi="Times New Roman" w:cs="Times New Roman"/>
        </w:rPr>
        <w:lastRenderedPageBreak/>
        <w:t>experiments on live detritus ranged from rapid initial growth (</w:t>
      </w:r>
      <w:r w:rsidRPr="20C05AC6">
        <w:rPr>
          <w:rFonts w:ascii="Times New Roman" w:hAnsi="Times New Roman" w:cs="Times New Roman"/>
          <w:i/>
          <w:iCs/>
        </w:rPr>
        <w:t>α</w:t>
      </w:r>
      <w:r>
        <w:rPr>
          <w:rFonts w:ascii="Times New Roman" w:hAnsi="Times New Roman" w:cs="Times New Roman"/>
        </w:rPr>
        <w:t xml:space="preserve"> = 4.6 ± 1 </w:t>
      </w:r>
      <w:r>
        <w:rPr>
          <w:rFonts w:ascii="Times New Roman" w:hAnsi="Times New Roman" w:cs="Times New Roman"/>
          <w:lang w:bidi="he-IL"/>
        </w:rPr>
        <w:t xml:space="preserve">% </w:t>
      </w:r>
      <w:r w:rsidRPr="003966C0">
        <w:rPr>
          <w:rFonts w:ascii="Times New Roman" w:hAnsi="Times New Roman" w:cs="Times New Roman"/>
        </w:rPr>
        <w:t>day</w:t>
      </w:r>
      <w:r w:rsidRPr="0031649F">
        <w:rPr>
          <w:rFonts w:ascii="Times New Roman" w:hAnsi="Times New Roman" w:cs="Times New Roman"/>
          <w:color w:val="000000"/>
          <w:kern w:val="0"/>
          <w:vertAlign w:val="superscript"/>
        </w:rPr>
        <w:t>−1</w:t>
      </w:r>
      <w:r>
        <w:rPr>
          <w:rFonts w:ascii="Times New Roman" w:hAnsi="Times New Roman" w:cs="Times New Roman"/>
        </w:rPr>
        <w:t xml:space="preserve">, </w:t>
      </w:r>
      <w:r w:rsidRPr="20C05AC6">
        <w:rPr>
          <w:rFonts w:ascii="Times New Roman" w:hAnsi="Times New Roman" w:cs="Times New Roman"/>
          <w:i/>
          <w:iCs/>
        </w:rPr>
        <w:t>P</w:t>
      </w:r>
      <w:r w:rsidRPr="20C05AC6">
        <w:rPr>
          <w:rFonts w:ascii="Times New Roman" w:hAnsi="Times New Roman" w:cs="Times New Roman"/>
          <w:i/>
          <w:iCs/>
          <w:vertAlign w:val="subscript"/>
        </w:rPr>
        <w:t>α</w:t>
      </w:r>
      <w:r>
        <w:rPr>
          <w:rFonts w:ascii="Times New Roman" w:hAnsi="Times New Roman" w:cs="Times New Roman"/>
          <w:vertAlign w:val="subscript"/>
        </w:rPr>
        <w:t xml:space="preserve"> </w:t>
      </w:r>
      <w:r w:rsidRPr="002F5882">
        <w:rPr>
          <w:rFonts w:ascii="Times New Roman" w:hAnsi="Times New Roman" w:cs="Times New Roman"/>
          <w:vertAlign w:val="subscript"/>
        </w:rPr>
        <w:t>&gt;</w:t>
      </w:r>
      <w:r>
        <w:rPr>
          <w:rFonts w:ascii="Times New Roman" w:hAnsi="Times New Roman" w:cs="Times New Roman"/>
          <w:vertAlign w:val="subscript"/>
        </w:rPr>
        <w:t xml:space="preserve"> </w:t>
      </w:r>
      <w:r w:rsidRPr="002F5882">
        <w:rPr>
          <w:rFonts w:ascii="Times New Roman" w:hAnsi="Times New Roman" w:cs="Times New Roman"/>
          <w:vertAlign w:val="subscript"/>
        </w:rPr>
        <w:t>0</w:t>
      </w:r>
      <w:r>
        <w:rPr>
          <w:rFonts w:ascii="Times New Roman" w:hAnsi="Times New Roman" w:cs="Times New Roman"/>
        </w:rPr>
        <w:t xml:space="preserve"> = 1) for floating </w:t>
      </w:r>
      <w:r w:rsidRPr="20C05AC6">
        <w:rPr>
          <w:rFonts w:ascii="Times New Roman" w:hAnsi="Times New Roman" w:cs="Times New Roman"/>
          <w:i/>
          <w:iCs/>
        </w:rPr>
        <w:t>M. pyrifera</w:t>
      </w:r>
      <w:r>
        <w:rPr>
          <w:rFonts w:ascii="Times New Roman" w:hAnsi="Times New Roman" w:cs="Times New Roman"/>
        </w:rPr>
        <w:t xml:space="preserve"> detritus in Chile to rapid initial decay (</w:t>
      </w:r>
      <w:r w:rsidRPr="20C05AC6">
        <w:rPr>
          <w:rFonts w:ascii="Times New Roman" w:hAnsi="Times New Roman" w:cs="Times New Roman"/>
          <w:i/>
          <w:iCs/>
        </w:rPr>
        <w:t>α</w:t>
      </w:r>
      <w:r>
        <w:rPr>
          <w:rFonts w:ascii="Times New Roman" w:hAnsi="Times New Roman" w:cs="Times New Roman"/>
        </w:rPr>
        <w:t xml:space="preserve"> = </w:t>
      </w:r>
      <w:r w:rsidRPr="000B4031">
        <w:rPr>
          <w:rFonts w:ascii="Times New Roman" w:hAnsi="Times New Roman" w:cs="Times New Roman"/>
          <w:color w:val="000000"/>
          <w:kern w:val="0"/>
        </w:rPr>
        <w:t>−</w:t>
      </w:r>
      <w:r>
        <w:rPr>
          <w:rFonts w:ascii="Times New Roman" w:hAnsi="Times New Roman" w:cs="Times New Roman"/>
        </w:rPr>
        <w:t xml:space="preserve">11 ± 1.5 </w:t>
      </w:r>
      <w:r>
        <w:rPr>
          <w:rFonts w:ascii="Times New Roman" w:hAnsi="Times New Roman" w:cs="Times New Roman"/>
          <w:lang w:bidi="he-IL"/>
        </w:rPr>
        <w:t xml:space="preserve">% </w:t>
      </w:r>
      <w:r w:rsidRPr="003966C0">
        <w:rPr>
          <w:rFonts w:ascii="Times New Roman" w:hAnsi="Times New Roman" w:cs="Times New Roman"/>
        </w:rPr>
        <w:t>day</w:t>
      </w:r>
      <w:r w:rsidRPr="0031649F">
        <w:rPr>
          <w:rFonts w:ascii="Times New Roman" w:hAnsi="Times New Roman" w:cs="Times New Roman"/>
          <w:color w:val="000000"/>
          <w:kern w:val="0"/>
          <w:vertAlign w:val="superscript"/>
        </w:rPr>
        <w:t>−1</w:t>
      </w:r>
      <w:r>
        <w:rPr>
          <w:rFonts w:ascii="Times New Roman" w:hAnsi="Times New Roman" w:cs="Times New Roman"/>
        </w:rPr>
        <w:t xml:space="preserve">, </w:t>
      </w:r>
      <w:r w:rsidRPr="20C05AC6">
        <w:rPr>
          <w:rFonts w:ascii="Times New Roman" w:hAnsi="Times New Roman" w:cs="Times New Roman"/>
          <w:i/>
          <w:iCs/>
        </w:rPr>
        <w:t>P</w:t>
      </w:r>
      <w:r w:rsidRPr="20C05AC6">
        <w:rPr>
          <w:rFonts w:ascii="Times New Roman" w:hAnsi="Times New Roman" w:cs="Times New Roman"/>
          <w:i/>
          <w:iCs/>
          <w:vertAlign w:val="subscript"/>
        </w:rPr>
        <w:t>α</w:t>
      </w:r>
      <w:r>
        <w:rPr>
          <w:rFonts w:ascii="Times New Roman" w:hAnsi="Times New Roman" w:cs="Times New Roman"/>
          <w:vertAlign w:val="subscript"/>
        </w:rPr>
        <w:t xml:space="preserve"> &lt; </w:t>
      </w:r>
      <w:r w:rsidRPr="002F5882">
        <w:rPr>
          <w:rFonts w:ascii="Times New Roman" w:hAnsi="Times New Roman" w:cs="Times New Roman"/>
          <w:vertAlign w:val="subscript"/>
        </w:rPr>
        <w:t>0</w:t>
      </w:r>
      <w:r>
        <w:rPr>
          <w:rFonts w:ascii="Times New Roman" w:hAnsi="Times New Roman" w:cs="Times New Roman"/>
        </w:rPr>
        <w:t xml:space="preserve"> = 1) for benthic </w:t>
      </w:r>
      <w:r w:rsidRPr="20C05AC6">
        <w:rPr>
          <w:rFonts w:ascii="Times New Roman" w:hAnsi="Times New Roman" w:cs="Times New Roman"/>
          <w:i/>
          <w:iCs/>
        </w:rPr>
        <w:t>Costaria costata</w:t>
      </w:r>
      <w:r>
        <w:rPr>
          <w:rFonts w:ascii="Times New Roman" w:hAnsi="Times New Roman" w:cs="Times New Roman"/>
        </w:rPr>
        <w:t xml:space="preserve"> in Canada. Species-specific predictions for new experiments similarly range </w:t>
      </w:r>
      <w:r w:rsidRPr="00802AE9">
        <w:rPr>
          <w:rFonts w:ascii="Times New Roman" w:hAnsi="Times New Roman" w:cs="Times New Roman"/>
        </w:rPr>
        <w:t xml:space="preserve">from 0.68 ± 3.3 </w:t>
      </w:r>
      <w:r>
        <w:rPr>
          <w:rFonts w:ascii="Times New Roman" w:hAnsi="Times New Roman" w:cs="Times New Roman"/>
        </w:rPr>
        <w:t xml:space="preserve">for </w:t>
      </w:r>
      <w:r w:rsidRPr="20C05AC6">
        <w:rPr>
          <w:rFonts w:ascii="Times New Roman" w:hAnsi="Times New Roman" w:cs="Times New Roman"/>
          <w:i/>
          <w:iCs/>
        </w:rPr>
        <w:t>M. pyrifera</w:t>
      </w:r>
      <w:r>
        <w:rPr>
          <w:rFonts w:ascii="Times New Roman" w:hAnsi="Times New Roman" w:cs="Times New Roman"/>
        </w:rPr>
        <w:t xml:space="preserve"> </w:t>
      </w:r>
      <w:r w:rsidRPr="00802AE9">
        <w:rPr>
          <w:rFonts w:ascii="Times New Roman" w:hAnsi="Times New Roman" w:cs="Times New Roman"/>
        </w:rPr>
        <w:t xml:space="preserve">to −7.9 ± 4.4 for </w:t>
      </w:r>
      <w:r w:rsidRPr="20C05AC6">
        <w:rPr>
          <w:rFonts w:ascii="Times New Roman" w:hAnsi="Times New Roman" w:cs="Times New Roman"/>
          <w:i/>
          <w:iCs/>
        </w:rPr>
        <w:t>C. costata</w:t>
      </w:r>
      <w:r w:rsidRPr="00802AE9">
        <w:rPr>
          <w:rFonts w:ascii="Times New Roman" w:hAnsi="Times New Roman" w:cs="Times New Roman"/>
        </w:rPr>
        <w:t xml:space="preserve"> </w:t>
      </w:r>
      <w:r>
        <w:rPr>
          <w:rFonts w:ascii="Times New Roman" w:hAnsi="Times New Roman" w:cs="Times New Roman"/>
        </w:rPr>
        <w:t xml:space="preserve">and the median time of photosynthetic death ranged from 39–42 </w:t>
      </w:r>
      <w:r w:rsidRPr="00E91381">
        <w:rPr>
          <w:rFonts w:ascii="Times New Roman" w:hAnsi="Times New Roman" w:cs="Times New Roman"/>
        </w:rPr>
        <w:t xml:space="preserve">days in </w:t>
      </w:r>
      <w:r w:rsidRPr="20C05AC6">
        <w:rPr>
          <w:rFonts w:ascii="Times New Roman" w:hAnsi="Times New Roman" w:cs="Times New Roman"/>
          <w:i/>
          <w:iCs/>
        </w:rPr>
        <w:t>Nereocystis luetkeana</w:t>
      </w:r>
      <w:r>
        <w:rPr>
          <w:rFonts w:ascii="Times New Roman" w:hAnsi="Times New Roman" w:cs="Times New Roman"/>
        </w:rPr>
        <w:t xml:space="preserve"> and </w:t>
      </w:r>
      <w:r w:rsidRPr="20C05AC6">
        <w:rPr>
          <w:rFonts w:ascii="Times New Roman" w:hAnsi="Times New Roman" w:cs="Times New Roman"/>
          <w:i/>
          <w:iCs/>
        </w:rPr>
        <w:t>L. ochroleuca</w:t>
      </w:r>
      <w:r>
        <w:rPr>
          <w:rFonts w:ascii="Times New Roman" w:hAnsi="Times New Roman" w:cs="Times New Roman"/>
        </w:rPr>
        <w:t xml:space="preserve"> to 181 days in </w:t>
      </w:r>
      <w:r w:rsidRPr="20C05AC6">
        <w:rPr>
          <w:rFonts w:ascii="Times New Roman" w:hAnsi="Times New Roman" w:cs="Times New Roman"/>
          <w:i/>
          <w:iCs/>
        </w:rPr>
        <w:t>L. hyperborea</w:t>
      </w:r>
      <w:r>
        <w:rPr>
          <w:rFonts w:ascii="Times New Roman" w:hAnsi="Times New Roman" w:cs="Times New Roman"/>
        </w:rPr>
        <w:t xml:space="preserve"> (Table S5). Median half-life ranged from 12 years for </w:t>
      </w:r>
      <w:r w:rsidRPr="20C05AC6">
        <w:rPr>
          <w:rFonts w:ascii="Times New Roman" w:hAnsi="Times New Roman" w:cs="Times New Roman"/>
          <w:i/>
          <w:iCs/>
        </w:rPr>
        <w:t>L. hyperborea</w:t>
      </w:r>
      <w:r>
        <w:rPr>
          <w:rFonts w:ascii="Times New Roman" w:hAnsi="Times New Roman" w:cs="Times New Roman"/>
        </w:rPr>
        <w:t xml:space="preserve"> in Norway (174 days </w:t>
      </w:r>
      <w:r>
        <w:rPr>
          <w:rFonts w:ascii="Times New Roman" w:hAnsi="Times New Roman" w:cs="Times New Roman"/>
          <w:color w:val="000000"/>
          <w:kern w:val="0"/>
        </w:rPr>
        <w:t>at the species level</w:t>
      </w:r>
      <w:r>
        <w:rPr>
          <w:rFonts w:ascii="Times New Roman" w:hAnsi="Times New Roman" w:cs="Times New Roman"/>
        </w:rPr>
        <w:t xml:space="preserve">) to 4.5 days for </w:t>
      </w:r>
      <w:r w:rsidRPr="20C05AC6">
        <w:rPr>
          <w:rFonts w:ascii="Times New Roman" w:hAnsi="Times New Roman" w:cs="Times New Roman"/>
          <w:i/>
          <w:iCs/>
        </w:rPr>
        <w:t>C. costata</w:t>
      </w:r>
      <w:r>
        <w:rPr>
          <w:rFonts w:ascii="Times New Roman" w:hAnsi="Times New Roman" w:cs="Times New Roman"/>
        </w:rPr>
        <w:t xml:space="preserve"> in Canada (8.8 days </w:t>
      </w:r>
      <w:r w:rsidRPr="00616AA5">
        <w:rPr>
          <w:rFonts w:ascii="Times New Roman" w:hAnsi="Times New Roman" w:cs="Times New Roman"/>
        </w:rPr>
        <w:t>at</w:t>
      </w:r>
      <w:r>
        <w:rPr>
          <w:rFonts w:ascii="Times New Roman" w:hAnsi="Times New Roman" w:cs="Times New Roman"/>
        </w:rPr>
        <w:t xml:space="preserve"> the species level) (Table S5). This interspecific variation converges on a precise range of estimates for dead detritus: 3.2–5.3 days (Figure 3, Table S5). Accordingly, the interspecific and experimental standard deviations of ln</w:t>
      </w:r>
      <w:r w:rsidRPr="20C05AC6">
        <w:rPr>
          <w:rFonts w:ascii="Times New Roman" w:hAnsi="Times New Roman" w:cs="Times New Roman"/>
          <w:i/>
          <w:iCs/>
        </w:rPr>
        <w:t>k</w:t>
      </w:r>
      <w:r>
        <w:rPr>
          <w:rFonts w:ascii="Times New Roman" w:hAnsi="Times New Roman" w:cs="Times New Roman"/>
        </w:rPr>
        <w:t xml:space="preserve"> are respectively 2.1 times (</w:t>
      </w:r>
      <w:r w:rsidRPr="20C05AC6">
        <w:rPr>
          <w:rFonts w:ascii="Times New Roman" w:hAnsi="Times New Roman" w:cs="Times New Roman"/>
          <w:i/>
          <w:iCs/>
        </w:rPr>
        <w:t>P</w:t>
      </w:r>
      <w:r>
        <w:rPr>
          <w:rFonts w:ascii="Times New Roman" w:hAnsi="Times New Roman" w:cs="Times New Roman"/>
        </w:rPr>
        <w:t xml:space="preserve"> = 0.96) and 1.4 times (</w:t>
      </w:r>
      <w:r w:rsidRPr="20C05AC6">
        <w:rPr>
          <w:rFonts w:ascii="Times New Roman" w:hAnsi="Times New Roman" w:cs="Times New Roman"/>
          <w:i/>
          <w:iCs/>
        </w:rPr>
        <w:t>P</w:t>
      </w:r>
      <w:r>
        <w:rPr>
          <w:rFonts w:ascii="Times New Roman" w:hAnsi="Times New Roman" w:cs="Times New Roman"/>
        </w:rPr>
        <w:t xml:space="preserve"> = 1) larger for live detritus (Figure S5, Table S6), although part of this effect may be due to imbalanced sample size.</w:t>
      </w:r>
    </w:p>
    <w:p w14:paraId="3CAAC2F4" w14:textId="77777777" w:rsidR="00FF4549" w:rsidRPr="00802AE9" w:rsidRDefault="00FF4549" w:rsidP="00FF4549">
      <w:pPr>
        <w:rPr>
          <w:rFonts w:ascii="Times New Roman" w:hAnsi="Times New Roman" w:cs="Times New Roman"/>
        </w:rPr>
      </w:pPr>
    </w:p>
    <w:p w14:paraId="7E05EA78" w14:textId="40DE5B9D" w:rsidR="00FF4549" w:rsidRPr="00B12D66" w:rsidRDefault="00FF4549" w:rsidP="00FF4549">
      <w:pPr>
        <w:rPr>
          <w:rFonts w:ascii="Times New Roman" w:hAnsi="Times New Roman" w:cs="Times New Roman"/>
        </w:rPr>
      </w:pPr>
      <w:r w:rsidRPr="000F4A64">
        <w:rPr>
          <w:rFonts w:ascii="Times New Roman" w:hAnsi="Times New Roman" w:cs="Times New Roman"/>
          <w:noProof/>
        </w:rPr>
        <w:drawing>
          <wp:inline distT="0" distB="0" distL="0" distR="0" wp14:anchorId="0C299B00" wp14:editId="6E4AA665">
            <wp:extent cx="4026535" cy="4890770"/>
            <wp:effectExtent l="0" t="0" r="0" b="0"/>
            <wp:docPr id="10067683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26535" cy="4890770"/>
                    </a:xfrm>
                    <a:prstGeom prst="rect">
                      <a:avLst/>
                    </a:prstGeom>
                    <a:noFill/>
                    <a:ln>
                      <a:noFill/>
                    </a:ln>
                  </pic:spPr>
                </pic:pic>
              </a:graphicData>
            </a:graphic>
          </wp:inline>
        </w:drawing>
      </w:r>
    </w:p>
    <w:p w14:paraId="44010A02" w14:textId="77777777" w:rsidR="00FF4549" w:rsidRPr="00955A8A" w:rsidRDefault="00FF4549" w:rsidP="00FF4549">
      <w:pPr>
        <w:rPr>
          <w:rFonts w:ascii="Times New Roman" w:hAnsi="Times New Roman" w:cs="Times New Roman"/>
        </w:rPr>
      </w:pPr>
      <w:r w:rsidRPr="00955A8A">
        <w:rPr>
          <w:rFonts w:ascii="Times New Roman" w:hAnsi="Times New Roman" w:cs="Times New Roman"/>
          <w:b/>
          <w:bCs/>
        </w:rPr>
        <w:t>Figure 3</w:t>
      </w:r>
      <w:r w:rsidRPr="00955A8A">
        <w:rPr>
          <w:rFonts w:ascii="Times New Roman" w:hAnsi="Times New Roman" w:cs="Times New Roman"/>
        </w:rPr>
        <w:t>. Meta-analysis on kelp decomposition with and without physiology, spanning 185 experiments from 25 studies on 14 species including those presented in Figure 2. Each data point is a litterbag (n = 2093), albeit with repeated measurement in a few studies. Lines are median predictions or probability distributions for each species and experiment (coloured) or unobserved species and experiments (black). Parameter estimates are given in Table S4. The filled distribution is the ratio of the black distributions for unobserved species and experiments (percentages are probabilities either side of the identity line at ratio = 1). Summary statistics for this distribution are given in Tables 1.</w:t>
      </w:r>
    </w:p>
    <w:p w14:paraId="76E9D7D9" w14:textId="77777777" w:rsidR="00FF4549" w:rsidRPr="00955A8A" w:rsidRDefault="00FF4549" w:rsidP="00FF4549">
      <w:pPr>
        <w:rPr>
          <w:rFonts w:ascii="Times New Roman" w:hAnsi="Times New Roman" w:cs="Times New Roman"/>
          <w:b/>
          <w:bCs/>
        </w:rPr>
      </w:pPr>
    </w:p>
    <w:p w14:paraId="040A99F8" w14:textId="77777777" w:rsidR="00FF4549" w:rsidRDefault="00FF4549" w:rsidP="00FF4549">
      <w:pPr>
        <w:rPr>
          <w:rFonts w:ascii="Times New Roman" w:hAnsi="Times New Roman" w:cs="Times New Roman"/>
          <w:b/>
          <w:bCs/>
        </w:rPr>
      </w:pPr>
    </w:p>
    <w:p w14:paraId="25C17592" w14:textId="77777777" w:rsidR="00FF4549" w:rsidRDefault="00FF4549" w:rsidP="00FF4549">
      <w:pPr>
        <w:rPr>
          <w:rFonts w:ascii="Times New Roman" w:hAnsi="Times New Roman" w:cs="Times New Roman"/>
          <w:b/>
          <w:bCs/>
        </w:rPr>
      </w:pPr>
    </w:p>
    <w:p w14:paraId="09C8178B" w14:textId="77777777" w:rsidR="00FF4549" w:rsidRPr="00955A8A" w:rsidRDefault="00FF4549" w:rsidP="00FF4549">
      <w:pPr>
        <w:rPr>
          <w:rFonts w:ascii="Times New Roman" w:hAnsi="Times New Roman" w:cs="Times New Roman"/>
          <w:b/>
          <w:bCs/>
        </w:rPr>
      </w:pPr>
    </w:p>
    <w:p w14:paraId="5C3BD722" w14:textId="2036C7C0" w:rsidR="00FF4549" w:rsidRPr="00FF4549" w:rsidRDefault="55543525" w:rsidP="00FF4549">
      <w:pPr>
        <w:rPr>
          <w:rFonts w:ascii="Times New Roman" w:hAnsi="Times New Roman" w:cs="Times New Roman"/>
          <w:b/>
          <w:bCs/>
        </w:rPr>
      </w:pPr>
      <w:r w:rsidRPr="05EACB1E">
        <w:rPr>
          <w:rFonts w:ascii="Times New Roman" w:hAnsi="Times New Roman" w:cs="Times New Roman"/>
          <w:b/>
          <w:bCs/>
        </w:rPr>
        <w:t xml:space="preserve">Kelp </w:t>
      </w:r>
      <w:r w:rsidRPr="05EACB1E">
        <w:rPr>
          <w:rFonts w:ascii="Times New Roman" w:hAnsi="Times New Roman" w:cs="Times New Roman"/>
          <w:b/>
          <w:bCs/>
          <w:lang w:bidi="he-IL"/>
        </w:rPr>
        <w:t>CO</w:t>
      </w:r>
      <w:r w:rsidRPr="05EACB1E">
        <w:rPr>
          <w:rFonts w:ascii="Times New Roman" w:hAnsi="Times New Roman" w:cs="Times New Roman"/>
          <w:b/>
          <w:bCs/>
          <w:vertAlign w:val="subscript"/>
          <w:lang w:bidi="he-IL"/>
        </w:rPr>
        <w:t>2</w:t>
      </w:r>
      <w:r w:rsidRPr="05EACB1E">
        <w:rPr>
          <w:rFonts w:ascii="Times New Roman" w:hAnsi="Times New Roman" w:cs="Times New Roman"/>
          <w:b/>
          <w:bCs/>
        </w:rPr>
        <w:t xml:space="preserve"> removal </w:t>
      </w:r>
      <w:ins w:id="297" w:author="a.foggo@plymouth.ac.uk" w:date="2026-01-13T17:01:00Z" w16du:dateUtc="2026-01-13T17:01:17Z">
        <w:r w:rsidR="57B95240" w:rsidRPr="05EACB1E">
          <w:rPr>
            <w:rFonts w:ascii="Times New Roman" w:hAnsi="Times New Roman" w:cs="Times New Roman"/>
            <w:b/>
            <w:bCs/>
          </w:rPr>
          <w:t>may well be</w:t>
        </w:r>
      </w:ins>
      <w:del w:id="298" w:author="a.foggo@plymouth.ac.uk" w:date="2026-01-13T17:01:00Z" w16du:dateUtc="2026-01-13T17:01:09Z">
        <w:r w:rsidR="00FF4549" w:rsidRPr="05EACB1E" w:rsidDel="55543525">
          <w:rPr>
            <w:rFonts w:ascii="Times New Roman" w:hAnsi="Times New Roman" w:cs="Times New Roman"/>
            <w:b/>
            <w:bCs/>
          </w:rPr>
          <w:delText>is probably</w:delText>
        </w:r>
      </w:del>
      <w:r w:rsidRPr="05EACB1E">
        <w:rPr>
          <w:rFonts w:ascii="Times New Roman" w:hAnsi="Times New Roman" w:cs="Times New Roman"/>
          <w:b/>
          <w:bCs/>
        </w:rPr>
        <w:t xml:space="preserve"> overestimated</w:t>
      </w:r>
    </w:p>
    <w:p w14:paraId="7EB9108F" w14:textId="22BE9F19" w:rsidR="00FF4549" w:rsidRPr="00FF4549" w:rsidRDefault="332E8CC8" w:rsidP="00FF4549">
      <w:pPr>
        <w:rPr>
          <w:rFonts w:ascii="Times New Roman" w:hAnsi="Times New Roman" w:cs="Times New Roman"/>
        </w:rPr>
      </w:pPr>
      <w:ins w:id="299" w:author="a.foggo@plymouth.ac.uk" w:date="2026-01-13T17:01:00Z" w16du:dateUtc="2026-01-13T17:01:55Z">
        <w:r w:rsidRPr="05EACB1E">
          <w:rPr>
            <w:rFonts w:ascii="Times New Roman" w:hAnsi="Times New Roman" w:cs="Times New Roman"/>
          </w:rPr>
          <w:t>The data suggest that</w:t>
        </w:r>
      </w:ins>
      <w:del w:id="300" w:author="a.foggo@plymouth.ac.uk" w:date="2026-01-13T17:01:00Z" w16du:dateUtc="2026-01-13T17:01:37Z">
        <w:r w:rsidR="00FF4549" w:rsidRPr="05EACB1E" w:rsidDel="55543525">
          <w:rPr>
            <w:rFonts w:ascii="Times New Roman" w:hAnsi="Times New Roman" w:cs="Times New Roman"/>
          </w:rPr>
          <w:delText xml:space="preserve">Evidently </w:delText>
        </w:r>
      </w:del>
      <w:r w:rsidR="55543525" w:rsidRPr="05EACB1E">
        <w:rPr>
          <w:rFonts w:ascii="Times New Roman" w:hAnsi="Times New Roman" w:cs="Times New Roman"/>
        </w:rPr>
        <w:t xml:space="preserve">the primary source of the uncertainty around kelp decomposition is of physiological nature. Physiological variability dominates kelp decomposition trajectories (Figure 2, 3) and must therefore be regarded as the </w:t>
      </w:r>
      <w:ins w:id="301" w:author="a.foggo@plymouth.ac.uk" w:date="2026-01-13T17:02:00Z" w16du:dateUtc="2026-01-13T17:02:34Z">
        <w:r w:rsidR="336481D1" w:rsidRPr="05EACB1E">
          <w:rPr>
            <w:rFonts w:ascii="Times New Roman" w:hAnsi="Times New Roman" w:cs="Times New Roman"/>
          </w:rPr>
          <w:t>primar</w:t>
        </w:r>
      </w:ins>
      <w:del w:id="302" w:author="a.foggo@plymouth.ac.uk" w:date="2026-01-13T17:02:00Z" w16du:dateUtc="2026-01-13T17:02:30Z">
        <w:r w:rsidR="00FF4549" w:rsidRPr="05EACB1E" w:rsidDel="55543525">
          <w:rPr>
            <w:rFonts w:ascii="Times New Roman" w:hAnsi="Times New Roman" w:cs="Times New Roman"/>
          </w:rPr>
          <w:delText>onl</w:delText>
        </w:r>
      </w:del>
      <w:r w:rsidR="55543525" w:rsidRPr="05EACB1E">
        <w:rPr>
          <w:rFonts w:ascii="Times New Roman" w:hAnsi="Times New Roman" w:cs="Times New Roman"/>
        </w:rPr>
        <w:t xml:space="preserve">y relevant predictor. This </w:t>
      </w:r>
      <w:ins w:id="303" w:author="a.foggo@plymouth.ac.uk" w:date="2026-01-13T17:02:00Z" w16du:dateUtc="2026-01-13T17:02:59Z">
        <w:r w:rsidR="5566AEC1" w:rsidRPr="05EACB1E">
          <w:rPr>
            <w:rFonts w:ascii="Times New Roman" w:hAnsi="Times New Roman" w:cs="Times New Roman"/>
          </w:rPr>
          <w:t>implie</w:t>
        </w:r>
      </w:ins>
      <w:del w:id="304" w:author="a.foggo@plymouth.ac.uk" w:date="2026-01-13T17:02:00Z" w16du:dateUtc="2026-01-13T17:02:56Z">
        <w:r w:rsidR="00FF4549" w:rsidRPr="05EACB1E" w:rsidDel="55543525">
          <w:rPr>
            <w:rFonts w:ascii="Times New Roman" w:hAnsi="Times New Roman" w:cs="Times New Roman"/>
          </w:rPr>
          <w:delText>mean</w:delText>
        </w:r>
      </w:del>
      <w:r w:rsidR="55543525" w:rsidRPr="05EACB1E">
        <w:rPr>
          <w:rFonts w:ascii="Times New Roman" w:hAnsi="Times New Roman" w:cs="Times New Roman"/>
        </w:rPr>
        <w:t>s that detrital photosynthesis is the</w:t>
      </w:r>
      <w:ins w:id="305" w:author="a.foggo@plymouth.ac.uk" w:date="2026-01-13T17:03:00Z" w16du:dateUtc="2026-01-13T17:03:11Z">
        <w:r w:rsidR="44975633" w:rsidRPr="05EACB1E">
          <w:rPr>
            <w:rFonts w:ascii="Times New Roman" w:hAnsi="Times New Roman" w:cs="Times New Roman"/>
          </w:rPr>
          <w:t xml:space="preserve"> main</w:t>
        </w:r>
      </w:ins>
      <w:r w:rsidR="55543525" w:rsidRPr="05EACB1E">
        <w:rPr>
          <w:rFonts w:ascii="Times New Roman" w:hAnsi="Times New Roman" w:cs="Times New Roman"/>
        </w:rPr>
        <w:t xml:space="preserve"> mechanism behind kelp detrital recalcitrance. By supporting growth or induced chemical defence against detritivores and saprotrophs, physiology retards or even temporarily counteracts decomposition. This is not the case for other marine macrophytes such as seagrasses whose decomposition trajectory is scarcely affected by physiology and must consequently be determined by biochemical and biophysical constants. Unlike seagrasses and other vascular plants, kelps do not fit the classical model of constant decomposition</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BEC{Olson, 1963, #2327}</w:instrText>
      </w:r>
      <w:r w:rsidR="00FF4549" w:rsidRPr="05EACB1E">
        <w:rPr>
          <w:rFonts w:ascii="Times New Roman" w:hAnsi="Times New Roman" w:cs="Times New Roman"/>
        </w:rPr>
        <w:fldChar w:fldCharType="separate"/>
      </w:r>
      <w:r w:rsidR="55543525" w:rsidRPr="05EACB1E">
        <w:rPr>
          <w:rFonts w:ascii="Times New Roman" w:hAnsi="Times New Roman" w:cs="Times New Roman"/>
          <w:vertAlign w:val="superscript"/>
        </w:rPr>
        <w:t>28</w:t>
      </w:r>
      <w:r w:rsidR="00FF4549" w:rsidRPr="05EACB1E">
        <w:rPr>
          <w:rFonts w:ascii="Times New Roman" w:hAnsi="Times New Roman" w:cs="Times New Roman"/>
        </w:rPr>
        <w:fldChar w:fldCharType="end"/>
      </w:r>
      <w:r w:rsidR="55543525" w:rsidRPr="05EACB1E">
        <w:rPr>
          <w:rFonts w:ascii="Times New Roman" w:hAnsi="Times New Roman" w:cs="Times New Roman"/>
        </w:rPr>
        <w:t xml:space="preserve"> and attempts to measure kelp decomposition with traditional litterbag experiments are confounded by physiology, which explains why studies attempting to predict kelp decomposition with biochemical constants</w:t>
      </w:r>
      <w:r w:rsidR="00FF4549" w:rsidRPr="05EACB1E">
        <w:rPr>
          <w:rFonts w:ascii="Times New Roman" w:hAnsi="Times New Roman" w:cs="Times New Roman"/>
        </w:rPr>
        <w:fldChar w:fldCharType="begin"/>
      </w:r>
      <w:r w:rsidR="00FF4549" w:rsidRPr="05EACB1E">
        <w:rPr>
          <w:rFonts w:ascii="Times New Roman" w:hAnsi="Times New Roman" w:cs="Times New Roman"/>
        </w:rPr>
        <w:instrText>ADDIN BEC{Filbee-Dexter et al., 2022, #89942; Wright et al., 2022, #84779}</w:instrText>
      </w:r>
      <w:r w:rsidR="00FF4549" w:rsidRPr="05EACB1E">
        <w:rPr>
          <w:rFonts w:ascii="Times New Roman" w:hAnsi="Times New Roman" w:cs="Times New Roman"/>
        </w:rPr>
        <w:fldChar w:fldCharType="separate"/>
      </w:r>
      <w:r w:rsidR="55543525" w:rsidRPr="05EACB1E">
        <w:rPr>
          <w:rFonts w:ascii="Times New Roman" w:hAnsi="Times New Roman" w:cs="Times New Roman"/>
          <w:vertAlign w:val="superscript"/>
        </w:rPr>
        <w:t>6,10</w:t>
      </w:r>
      <w:r w:rsidR="00FF4549" w:rsidRPr="05EACB1E">
        <w:rPr>
          <w:rFonts w:ascii="Times New Roman" w:hAnsi="Times New Roman" w:cs="Times New Roman"/>
        </w:rPr>
        <w:fldChar w:fldCharType="end"/>
      </w:r>
      <w:r w:rsidR="55543525" w:rsidRPr="05EACB1E">
        <w:rPr>
          <w:rFonts w:ascii="Times New Roman" w:hAnsi="Times New Roman" w:cs="Times New Roman"/>
        </w:rPr>
        <w:t xml:space="preserve"> have provided little insight. The implications of these findings for kelp decomposition and kelp forest </w:t>
      </w:r>
      <w:r w:rsidR="55543525" w:rsidRPr="05EACB1E">
        <w:rPr>
          <w:rFonts w:ascii="Times New Roman" w:hAnsi="Times New Roman" w:cs="Times New Roman"/>
          <w:lang w:bidi="he-IL"/>
        </w:rPr>
        <w:t>CO</w:t>
      </w:r>
      <w:r w:rsidR="55543525" w:rsidRPr="05EACB1E">
        <w:rPr>
          <w:rFonts w:ascii="Times New Roman" w:hAnsi="Times New Roman" w:cs="Times New Roman"/>
          <w:vertAlign w:val="subscript"/>
          <w:lang w:bidi="he-IL"/>
        </w:rPr>
        <w:t>2</w:t>
      </w:r>
      <w:r w:rsidR="55543525" w:rsidRPr="05EACB1E">
        <w:rPr>
          <w:rFonts w:ascii="Times New Roman" w:hAnsi="Times New Roman" w:cs="Times New Roman"/>
        </w:rPr>
        <w:t xml:space="preserve"> removal depend on the physiological state of exported detritus in nature and how carbon sequestration is defined.</w:t>
      </w:r>
    </w:p>
    <w:p w14:paraId="1CBD3CA8" w14:textId="77777777" w:rsidR="00FF4549" w:rsidRPr="00FF4549" w:rsidRDefault="00FF4549" w:rsidP="00FF4549">
      <w:pPr>
        <w:rPr>
          <w:rFonts w:ascii="Times New Roman" w:hAnsi="Times New Roman" w:cs="Times New Roman"/>
        </w:rPr>
      </w:pPr>
    </w:p>
    <w:p w14:paraId="22CCB281" w14:textId="204FDEE2" w:rsidR="00FF4549" w:rsidRPr="00FF4549" w:rsidRDefault="7A83C907" w:rsidP="00FF4549">
      <w:pPr>
        <w:rPr>
          <w:rFonts w:ascii="Times New Roman" w:hAnsi="Times New Roman" w:cs="Times New Roman"/>
        </w:rPr>
      </w:pPr>
      <w:ins w:id="306" w:author="a.foggo@plymouth.ac.uk" w:date="2026-01-13T17:06:00Z" w16du:dateUtc="2026-01-13T17:06:57Z">
        <w:r w:rsidRPr="20C05AC6">
          <w:rPr>
            <w:rFonts w:ascii="Times New Roman" w:hAnsi="Times New Roman" w:cs="Times New Roman"/>
          </w:rPr>
          <w:t xml:space="preserve">A lot of </w:t>
        </w:r>
      </w:ins>
      <w:del w:id="307" w:author="a.foggo@plymouth.ac.uk" w:date="2026-01-13T17:06:00Z" w16du:dateUtc="2026-01-13T17:06:44Z">
        <w:r w:rsidR="00FF4549" w:rsidRPr="20C05AC6" w:rsidDel="00FF4549">
          <w:rPr>
            <w:rFonts w:ascii="Times New Roman" w:hAnsi="Times New Roman" w:cs="Times New Roman"/>
          </w:rPr>
          <w:delText xml:space="preserve">Most </w:delText>
        </w:r>
      </w:del>
      <w:r w:rsidR="55543525" w:rsidRPr="00FF4549">
        <w:rPr>
          <w:rFonts w:ascii="Times New Roman" w:hAnsi="Times New Roman" w:cs="Times New Roman"/>
        </w:rPr>
        <w:t>kelp detritus is closer to being dead than alive.</w:t>
      </w:r>
      <w:commentRangeStart w:id="308"/>
      <w:r w:rsidR="55543525" w:rsidRPr="00FF4549">
        <w:rPr>
          <w:rFonts w:ascii="Times New Roman" w:hAnsi="Times New Roman" w:cs="Times New Roman"/>
        </w:rPr>
        <w:t xml:space="preserve"> </w:t>
      </w:r>
      <w:ins w:id="309" w:author="a.foggo@plymouth.ac.uk" w:date="2026-01-13T17:07:00Z" w16du:dateUtc="2026-01-13T17:07:59Z">
        <w:r w:rsidR="07FC242E" w:rsidRPr="20C05AC6">
          <w:rPr>
            <w:rFonts w:ascii="Times New Roman" w:hAnsi="Times New Roman" w:cs="Times New Roman"/>
          </w:rPr>
          <w:t xml:space="preserve"> This is especially the case where e</w:t>
        </w:r>
      </w:ins>
      <w:del w:id="310" w:author="a.foggo@plymouth.ac.uk" w:date="2026-01-13T17:08:00Z" w16du:dateUtc="2026-01-13T17:08:05Z">
        <w:r w:rsidR="00FF4549" w:rsidRPr="20C05AC6" w:rsidDel="00FF4549">
          <w:rPr>
            <w:rFonts w:ascii="Times New Roman" w:hAnsi="Times New Roman" w:cs="Times New Roman"/>
          </w:rPr>
          <w:delText>E</w:delText>
        </w:r>
      </w:del>
      <w:r w:rsidR="55543525" w:rsidRPr="00FF4549">
        <w:rPr>
          <w:rFonts w:ascii="Times New Roman" w:hAnsi="Times New Roman" w:cs="Times New Roman"/>
        </w:rPr>
        <w:t>rosion and abscission of senescent tissue</w:t>
      </w:r>
      <w:del w:id="311" w:author="a.foggo@plymouth.ac.uk" w:date="2026-01-13T17:08:00Z" w16du:dateUtc="2026-01-13T17:08:16Z">
        <w:r w:rsidR="00FF4549" w:rsidRPr="20C05AC6" w:rsidDel="00FF4549">
          <w:rPr>
            <w:rFonts w:ascii="Times New Roman" w:hAnsi="Times New Roman" w:cs="Times New Roman"/>
          </w:rPr>
          <w:delText xml:space="preserve"> almost always</w:delText>
        </w:r>
      </w:del>
      <w:r w:rsidR="55543525" w:rsidRPr="00FF4549">
        <w:rPr>
          <w:rFonts w:ascii="Times New Roman" w:hAnsi="Times New Roman" w:cs="Times New Roman"/>
        </w:rPr>
        <w:t xml:space="preserve"> contribute more to kelp detrital production than dislodgement of intact plants.</w:t>
      </w:r>
      <w:commentRangeEnd w:id="308"/>
      <w:r w:rsidR="00FF4549" w:rsidRPr="00FF4549">
        <w:rPr>
          <w:rStyle w:val="CommentReference"/>
          <w:rFonts w:ascii="Times New Roman" w:hAnsi="Times New Roman" w:cs="Times New Roman"/>
          <w:sz w:val="24"/>
          <w:szCs w:val="24"/>
        </w:rPr>
        <w:commentReference w:id="308"/>
      </w:r>
      <w:r w:rsidR="55543525" w:rsidRPr="00FF4549">
        <w:rPr>
          <w:rFonts w:ascii="Times New Roman" w:hAnsi="Times New Roman" w:cs="Times New Roman"/>
        </w:rPr>
        <w:t xml:space="preserve"> </w:t>
      </w:r>
      <w:del w:id="312" w:author="a.foggo@plymouth.ac.uk" w:date="2026-01-13T17:11:00Z" w16du:dateUtc="2026-01-13T17:11:34Z">
        <w:r w:rsidR="00FF4549" w:rsidRPr="20C05AC6" w:rsidDel="00FF4549">
          <w:rPr>
            <w:rFonts w:ascii="Times New Roman" w:hAnsi="Times New Roman" w:cs="Times New Roman"/>
          </w:rPr>
          <w:delText>T</w:delText>
        </w:r>
      </w:del>
      <w:ins w:id="313" w:author="a.foggo@plymouth.ac.uk" w:date="2026-01-13T17:11:00Z" w16du:dateUtc="2026-01-13T17:11:41Z">
        <w:r w:rsidR="7D219D0B" w:rsidRPr="20C05AC6">
          <w:rPr>
            <w:rFonts w:ascii="Times New Roman" w:hAnsi="Times New Roman" w:cs="Times New Roman"/>
          </w:rPr>
          <w:t>T</w:t>
        </w:r>
      </w:ins>
      <w:r w:rsidR="55543525" w:rsidRPr="00FF4549">
        <w:rPr>
          <w:rFonts w:ascii="Times New Roman" w:hAnsi="Times New Roman" w:cs="Times New Roman"/>
        </w:rPr>
        <w:t xml:space="preserve">he relative contribution </w:t>
      </w:r>
      <w:ins w:id="314" w:author="a.foggo@plymouth.ac.uk" w:date="2026-01-13T17:11:00Z" w16du:dateUtc="2026-01-13T17:11:59Z">
        <w:r w:rsidR="14477DD9" w:rsidRPr="20C05AC6">
          <w:rPr>
            <w:rFonts w:ascii="Times New Roman" w:hAnsi="Times New Roman" w:cs="Times New Roman"/>
          </w:rPr>
          <w:t>of eros</w:t>
        </w:r>
      </w:ins>
      <w:ins w:id="315" w:author="a.foggo@plymouth.ac.uk" w:date="2026-01-13T17:12:00Z" w16du:dateUtc="2026-01-13T17:12:13Z">
        <w:r w:rsidR="14477DD9" w:rsidRPr="20C05AC6">
          <w:rPr>
            <w:rFonts w:ascii="Times New Roman" w:hAnsi="Times New Roman" w:cs="Times New Roman"/>
          </w:rPr>
          <w:t xml:space="preserve">ion : dislodgement </w:t>
        </w:r>
      </w:ins>
      <w:r w:rsidR="55543525" w:rsidRPr="00FF4549">
        <w:rPr>
          <w:rFonts w:ascii="Times New Roman" w:hAnsi="Times New Roman" w:cs="Times New Roman"/>
        </w:rPr>
        <w:t>is 1:1, 1.3:1 and 3.2:1 respectively for warm and cold temperate</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BEC{Pessarrodona et al., 2018, #96146}</w:instrText>
      </w:r>
      <w:r w:rsidR="00FF4549" w:rsidRPr="00FF4549">
        <w:rPr>
          <w:rFonts w:ascii="Times New Roman" w:hAnsi="Times New Roman" w:cs="Times New Roman"/>
        </w:rPr>
        <w:fldChar w:fldCharType="separate"/>
      </w:r>
      <w:r w:rsidR="55543525" w:rsidRPr="00FF4549">
        <w:rPr>
          <w:rFonts w:ascii="Times New Roman" w:hAnsi="Times New Roman" w:cs="Times New Roman"/>
          <w:vertAlign w:val="superscript"/>
        </w:rPr>
        <w:t>38</w:t>
      </w:r>
      <w:r w:rsidR="00FF4549" w:rsidRPr="00FF4549">
        <w:rPr>
          <w:rFonts w:ascii="Times New Roman" w:hAnsi="Times New Roman" w:cs="Times New Roman"/>
        </w:rPr>
        <w:fldChar w:fldCharType="end"/>
      </w:r>
      <w:r w:rsidR="55543525" w:rsidRPr="00FF4549">
        <w:rPr>
          <w:rFonts w:ascii="Times New Roman" w:hAnsi="Times New Roman" w:cs="Times New Roman"/>
        </w:rPr>
        <w:t xml:space="preserve"> and </w:t>
      </w:r>
      <w:ins w:id="316" w:author="Karen Filbee-Dexter" w:date="2026-01-10T10:56:00Z" w16du:dateUtc="2026-01-10T10:56:01Z">
        <w:r w:rsidR="3EE2AF26" w:rsidRPr="20C05AC6">
          <w:rPr>
            <w:rFonts w:ascii="Times New Roman" w:hAnsi="Times New Roman" w:cs="Times New Roman"/>
          </w:rPr>
          <w:t>A</w:t>
        </w:r>
      </w:ins>
      <w:del w:id="317" w:author="Karen Filbee-Dexter" w:date="2026-01-10T10:56:00Z" w16du:dateUtc="2026-01-10T10:56:00Z">
        <w:r w:rsidR="00FF4549" w:rsidRPr="20C05AC6" w:rsidDel="00FF4549">
          <w:rPr>
            <w:rFonts w:ascii="Times New Roman" w:hAnsi="Times New Roman" w:cs="Times New Roman"/>
          </w:rPr>
          <w:delText>a</w:delText>
        </w:r>
      </w:del>
      <w:r w:rsidR="55543525" w:rsidRPr="00FF4549">
        <w:rPr>
          <w:rFonts w:ascii="Times New Roman" w:hAnsi="Times New Roman" w:cs="Times New Roman"/>
        </w:rPr>
        <w:t>rctic</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BEC{Pedersen et al., 2020, #74606}</w:instrText>
      </w:r>
      <w:r w:rsidR="00FF4549" w:rsidRPr="00FF4549">
        <w:rPr>
          <w:rFonts w:ascii="Times New Roman" w:hAnsi="Times New Roman" w:cs="Times New Roman"/>
        </w:rPr>
        <w:fldChar w:fldCharType="separate"/>
      </w:r>
      <w:r w:rsidR="55543525" w:rsidRPr="00FF4549">
        <w:rPr>
          <w:rFonts w:ascii="Times New Roman" w:hAnsi="Times New Roman" w:cs="Times New Roman"/>
          <w:vertAlign w:val="superscript"/>
        </w:rPr>
        <w:t>39</w:t>
      </w:r>
      <w:r w:rsidR="00FF4549" w:rsidRPr="00FF4549">
        <w:rPr>
          <w:rFonts w:ascii="Times New Roman" w:hAnsi="Times New Roman" w:cs="Times New Roman"/>
        </w:rPr>
        <w:fldChar w:fldCharType="end"/>
      </w:r>
      <w:r w:rsidR="55543525" w:rsidRPr="00FF4549">
        <w:rPr>
          <w:rFonts w:ascii="Times New Roman" w:hAnsi="Times New Roman" w:cs="Times New Roman"/>
        </w:rPr>
        <w:t xml:space="preserve"> </w:t>
      </w:r>
      <w:r w:rsidR="55543525" w:rsidRPr="20C05AC6">
        <w:rPr>
          <w:rFonts w:ascii="Times New Roman" w:hAnsi="Times New Roman" w:cs="Times New Roman"/>
          <w:i/>
          <w:iCs/>
        </w:rPr>
        <w:t>L. hyperborea</w:t>
      </w:r>
      <w:r w:rsidR="55543525" w:rsidRPr="00FF4549">
        <w:rPr>
          <w:rFonts w:ascii="Times New Roman" w:hAnsi="Times New Roman" w:cs="Times New Roman"/>
        </w:rPr>
        <w:t xml:space="preserve">, 2.6:1 for </w:t>
      </w:r>
      <w:r w:rsidR="55543525" w:rsidRPr="20C05AC6">
        <w:rPr>
          <w:rFonts w:ascii="Times New Roman" w:hAnsi="Times New Roman" w:cs="Times New Roman"/>
          <w:i/>
          <w:iCs/>
        </w:rPr>
        <w:t>L. digitata</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BEC{Gilson et al., 2023, #95400}</w:instrText>
      </w:r>
      <w:r w:rsidR="00FF4549" w:rsidRPr="00FF4549">
        <w:rPr>
          <w:rFonts w:ascii="Times New Roman" w:hAnsi="Times New Roman" w:cs="Times New Roman"/>
        </w:rPr>
        <w:fldChar w:fldCharType="separate"/>
      </w:r>
      <w:r w:rsidR="55543525" w:rsidRPr="00FF4549">
        <w:rPr>
          <w:rFonts w:ascii="Times New Roman" w:hAnsi="Times New Roman" w:cs="Times New Roman"/>
          <w:vertAlign w:val="superscript"/>
        </w:rPr>
        <w:t>40</w:t>
      </w:r>
      <w:r w:rsidR="00FF4549" w:rsidRPr="00FF4549">
        <w:rPr>
          <w:rFonts w:ascii="Times New Roman" w:hAnsi="Times New Roman" w:cs="Times New Roman"/>
        </w:rPr>
        <w:fldChar w:fldCharType="end"/>
      </w:r>
      <w:r w:rsidR="55543525" w:rsidRPr="00FF4549">
        <w:rPr>
          <w:rFonts w:ascii="Times New Roman" w:hAnsi="Times New Roman" w:cs="Times New Roman"/>
        </w:rPr>
        <w:t xml:space="preserve">, 3.3:1 for </w:t>
      </w:r>
      <w:r w:rsidR="55543525" w:rsidRPr="20C05AC6">
        <w:rPr>
          <w:rFonts w:ascii="Times New Roman" w:hAnsi="Times New Roman" w:cs="Times New Roman"/>
          <w:i/>
          <w:iCs/>
        </w:rPr>
        <w:t>S. latissima</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BEC{Gilson et al., 2023, #95400}</w:instrText>
      </w:r>
      <w:r w:rsidR="00FF4549" w:rsidRPr="00FF4549">
        <w:rPr>
          <w:rFonts w:ascii="Times New Roman" w:hAnsi="Times New Roman" w:cs="Times New Roman"/>
        </w:rPr>
        <w:fldChar w:fldCharType="separate"/>
      </w:r>
      <w:r w:rsidR="55543525" w:rsidRPr="00FF4549">
        <w:rPr>
          <w:rFonts w:ascii="Times New Roman" w:hAnsi="Times New Roman" w:cs="Times New Roman"/>
          <w:vertAlign w:val="superscript"/>
        </w:rPr>
        <w:t>40</w:t>
      </w:r>
      <w:r w:rsidR="00FF4549" w:rsidRPr="00FF4549">
        <w:rPr>
          <w:rFonts w:ascii="Times New Roman" w:hAnsi="Times New Roman" w:cs="Times New Roman"/>
        </w:rPr>
        <w:fldChar w:fldCharType="end"/>
      </w:r>
      <w:r w:rsidR="55543525" w:rsidRPr="00FF4549">
        <w:rPr>
          <w:rFonts w:ascii="Times New Roman" w:hAnsi="Times New Roman" w:cs="Times New Roman"/>
        </w:rPr>
        <w:t xml:space="preserve">, 4:1 for </w:t>
      </w:r>
      <w:r w:rsidR="55543525" w:rsidRPr="20C05AC6">
        <w:rPr>
          <w:rFonts w:ascii="Times New Roman" w:hAnsi="Times New Roman" w:cs="Times New Roman"/>
          <w:i/>
          <w:iCs/>
        </w:rPr>
        <w:t>E. radiata</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BEC{de Bettignies et al., 2013, #60108}</w:instrText>
      </w:r>
      <w:r w:rsidR="00FF4549" w:rsidRPr="00FF4549">
        <w:rPr>
          <w:rFonts w:ascii="Times New Roman" w:hAnsi="Times New Roman" w:cs="Times New Roman"/>
        </w:rPr>
        <w:fldChar w:fldCharType="separate"/>
      </w:r>
      <w:r w:rsidR="55543525" w:rsidRPr="00FF4549">
        <w:rPr>
          <w:rFonts w:ascii="Times New Roman" w:hAnsi="Times New Roman" w:cs="Times New Roman"/>
          <w:vertAlign w:val="superscript"/>
        </w:rPr>
        <w:t>41</w:t>
      </w:r>
      <w:r w:rsidR="00FF4549" w:rsidRPr="00FF4549">
        <w:rPr>
          <w:rFonts w:ascii="Times New Roman" w:hAnsi="Times New Roman" w:cs="Times New Roman"/>
        </w:rPr>
        <w:fldChar w:fldCharType="end"/>
      </w:r>
      <w:r w:rsidR="55543525" w:rsidRPr="00FF4549">
        <w:rPr>
          <w:rFonts w:ascii="Times New Roman" w:hAnsi="Times New Roman" w:cs="Times New Roman"/>
        </w:rPr>
        <w:t xml:space="preserve">, and 17:1 for mixed </w:t>
      </w:r>
      <w:r w:rsidR="55543525" w:rsidRPr="20C05AC6">
        <w:rPr>
          <w:rFonts w:ascii="Times New Roman" w:hAnsi="Times New Roman" w:cs="Times New Roman"/>
          <w:i/>
          <w:iCs/>
        </w:rPr>
        <w:t>E. maxima</w:t>
      </w:r>
      <w:r w:rsidR="55543525" w:rsidRPr="00FF4549">
        <w:rPr>
          <w:rFonts w:ascii="Times New Roman" w:hAnsi="Times New Roman" w:cs="Times New Roman"/>
        </w:rPr>
        <w:t xml:space="preserve"> and </w:t>
      </w:r>
      <w:r w:rsidR="55543525" w:rsidRPr="20C05AC6">
        <w:rPr>
          <w:rFonts w:ascii="Times New Roman" w:hAnsi="Times New Roman" w:cs="Times New Roman"/>
          <w:i/>
          <w:iCs/>
        </w:rPr>
        <w:t>L. pallida</w:t>
      </w:r>
      <w:r w:rsidR="55543525" w:rsidRPr="00FF4549">
        <w:rPr>
          <w:rFonts w:ascii="Times New Roman" w:hAnsi="Times New Roman" w:cs="Times New Roman"/>
        </w:rPr>
        <w:t xml:space="preserve"> forests</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BEC{Newell et al., 1982, #9358}</w:instrText>
      </w:r>
      <w:r w:rsidR="00FF4549" w:rsidRPr="00FF4549">
        <w:rPr>
          <w:rFonts w:ascii="Times New Roman" w:hAnsi="Times New Roman" w:cs="Times New Roman"/>
        </w:rPr>
        <w:fldChar w:fldCharType="separate"/>
      </w:r>
      <w:r w:rsidR="55543525" w:rsidRPr="00FF4549">
        <w:rPr>
          <w:rFonts w:ascii="Times New Roman" w:hAnsi="Times New Roman" w:cs="Times New Roman"/>
          <w:vertAlign w:val="superscript"/>
        </w:rPr>
        <w:t>42</w:t>
      </w:r>
      <w:r w:rsidR="00FF4549" w:rsidRPr="00FF4549">
        <w:rPr>
          <w:rFonts w:ascii="Times New Roman" w:hAnsi="Times New Roman" w:cs="Times New Roman"/>
        </w:rPr>
        <w:fldChar w:fldCharType="end"/>
      </w:r>
      <w:r w:rsidR="55543525" w:rsidRPr="00FF4549">
        <w:rPr>
          <w:rFonts w:ascii="Times New Roman" w:hAnsi="Times New Roman" w:cs="Times New Roman"/>
        </w:rPr>
        <w:t xml:space="preserve">. Only </w:t>
      </w:r>
      <w:r w:rsidR="55543525" w:rsidRPr="20C05AC6">
        <w:rPr>
          <w:rFonts w:ascii="Times New Roman" w:hAnsi="Times New Roman" w:cs="Times New Roman"/>
          <w:i/>
          <w:iCs/>
        </w:rPr>
        <w:t>M. pyrifera</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BEC{Gerard, 1976, #44467}</w:instrText>
      </w:r>
      <w:r w:rsidR="00FF4549" w:rsidRPr="00FF4549">
        <w:rPr>
          <w:rFonts w:ascii="Times New Roman" w:hAnsi="Times New Roman" w:cs="Times New Roman"/>
        </w:rPr>
        <w:fldChar w:fldCharType="separate"/>
      </w:r>
      <w:r w:rsidR="55543525" w:rsidRPr="00FF4549">
        <w:rPr>
          <w:rFonts w:ascii="Times New Roman" w:hAnsi="Times New Roman" w:cs="Times New Roman"/>
          <w:vertAlign w:val="superscript"/>
        </w:rPr>
        <w:t>43</w:t>
      </w:r>
      <w:r w:rsidR="00FF4549" w:rsidRPr="00FF4549">
        <w:rPr>
          <w:rFonts w:ascii="Times New Roman" w:hAnsi="Times New Roman" w:cs="Times New Roman"/>
        </w:rPr>
        <w:fldChar w:fldCharType="end"/>
      </w:r>
      <w:r w:rsidR="55543525" w:rsidRPr="00FF4549">
        <w:rPr>
          <w:rFonts w:ascii="Times New Roman" w:hAnsi="Times New Roman" w:cs="Times New Roman"/>
        </w:rPr>
        <w:t xml:space="preserve"> exhibits more dislodgement with a ratio of 1:2.8. Furthermore, kelp photosynthesis tends to decline with lamina age although tissue that is senescent or about to be abscised may still photosynthesise</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BEC{Rodriguez et al., 2016, #101442; Küppers and Kremer, 1978, #67857; Arnold and Manley, 1985, #57807; Gómez et al., 1996, #37909}</w:instrText>
      </w:r>
      <w:r w:rsidR="00FF4549" w:rsidRPr="00FF4549">
        <w:rPr>
          <w:rFonts w:ascii="Times New Roman" w:hAnsi="Times New Roman" w:cs="Times New Roman"/>
        </w:rPr>
        <w:fldChar w:fldCharType="separate"/>
      </w:r>
      <w:r w:rsidR="55543525" w:rsidRPr="00FF4549">
        <w:rPr>
          <w:rFonts w:ascii="Times New Roman" w:hAnsi="Times New Roman" w:cs="Times New Roman"/>
          <w:vertAlign w:val="superscript"/>
        </w:rPr>
        <w:t>44–47</w:t>
      </w:r>
      <w:r w:rsidR="00FF4549" w:rsidRPr="00FF4549">
        <w:rPr>
          <w:rFonts w:ascii="Times New Roman" w:hAnsi="Times New Roman" w:cs="Times New Roman"/>
        </w:rPr>
        <w:fldChar w:fldCharType="end"/>
      </w:r>
      <w:r w:rsidR="55543525" w:rsidRPr="00FF4549">
        <w:rPr>
          <w:rFonts w:ascii="Times New Roman" w:hAnsi="Times New Roman" w:cs="Times New Roman"/>
        </w:rPr>
        <w:t xml:space="preserve">. </w:t>
      </w:r>
      <w:ins w:id="318" w:author="a.foggo@plymouth.ac.uk" w:date="2026-01-13T17:10:00Z" w16du:dateUtc="2026-01-13T17:10:06Z">
        <w:r w:rsidR="1071623C" w:rsidRPr="20C05AC6">
          <w:rPr>
            <w:rFonts w:ascii="Times New Roman" w:hAnsi="Times New Roman" w:cs="Times New Roman"/>
          </w:rPr>
          <w:t xml:space="preserve">Nonetheless, </w:t>
        </w:r>
      </w:ins>
      <w:del w:id="319" w:author="a.foggo@plymouth.ac.uk" w:date="2026-01-13T17:09:00Z" w16du:dateUtc="2026-01-13T17:09:58Z">
        <w:r w:rsidR="00FF4549" w:rsidRPr="20C05AC6" w:rsidDel="00FF4549">
          <w:rPr>
            <w:rFonts w:ascii="Times New Roman" w:hAnsi="Times New Roman" w:cs="Times New Roman"/>
          </w:rPr>
          <w:delText xml:space="preserve">Hence </w:delText>
        </w:r>
      </w:del>
      <w:r w:rsidR="55543525" w:rsidRPr="00FF4549">
        <w:rPr>
          <w:rFonts w:ascii="Times New Roman" w:hAnsi="Times New Roman" w:cs="Times New Roman"/>
        </w:rPr>
        <w:t>most exported kelp detritus exhibits reduced physiolog</w:t>
      </w:r>
      <w:ins w:id="320" w:author="a.foggo@plymouth.ac.uk" w:date="2026-01-13T17:10:00Z" w16du:dateUtc="2026-01-13T17:10:27Z">
        <w:r w:rsidR="7613E43F" w:rsidRPr="20C05AC6">
          <w:rPr>
            <w:rFonts w:ascii="Times New Roman" w:hAnsi="Times New Roman" w:cs="Times New Roman"/>
          </w:rPr>
          <w:t xml:space="preserve">ical competence </w:t>
        </w:r>
      </w:ins>
      <w:del w:id="321" w:author="a.foggo@plymouth.ac.uk" w:date="2026-01-13T17:10:00Z" w16du:dateUtc="2026-01-13T17:10:17Z">
        <w:r w:rsidR="00FF4549" w:rsidRPr="20C05AC6" w:rsidDel="00FF4549">
          <w:rPr>
            <w:rFonts w:ascii="Times New Roman" w:hAnsi="Times New Roman" w:cs="Times New Roman"/>
          </w:rPr>
          <w:delText>y</w:delText>
        </w:r>
      </w:del>
      <w:r w:rsidR="55543525" w:rsidRPr="00FF4549">
        <w:rPr>
          <w:rFonts w:ascii="Times New Roman" w:hAnsi="Times New Roman" w:cs="Times New Roman"/>
        </w:rPr>
        <w:t xml:space="preserve"> and therefore probably has a half-life closer to 4.2 than 35 days</w:t>
      </w:r>
      <w:r w:rsidR="55543525" w:rsidRPr="00FF4549">
        <w:rPr>
          <w:rFonts w:ascii="Times New Roman" w:hAnsi="Times New Roman" w:cs="Times New Roman"/>
          <w:color w:val="000000"/>
          <w:kern w:val="0"/>
        </w:rPr>
        <w:t xml:space="preserve"> (Table 1)</w:t>
      </w:r>
      <w:r w:rsidR="55543525" w:rsidRPr="00FF4549">
        <w:rPr>
          <w:rFonts w:ascii="Times New Roman" w:hAnsi="Times New Roman" w:cs="Times New Roman"/>
        </w:rPr>
        <w:t xml:space="preserve">. </w:t>
      </w:r>
      <w:commentRangeStart w:id="322"/>
      <w:r w:rsidR="55543525" w:rsidRPr="00FF4549">
        <w:rPr>
          <w:rFonts w:ascii="Times New Roman" w:hAnsi="Times New Roman" w:cs="Times New Roman"/>
        </w:rPr>
        <w:t>Indeed there is direct evidence that senescent kelp tissue decomposes faster</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BEC{Hamersley et al., 2015, #100187; de Bettignies et al., 2020, #27484}</w:instrText>
      </w:r>
      <w:r w:rsidR="00FF4549" w:rsidRPr="00FF4549">
        <w:rPr>
          <w:rFonts w:ascii="Times New Roman" w:hAnsi="Times New Roman" w:cs="Times New Roman"/>
        </w:rPr>
        <w:fldChar w:fldCharType="separate"/>
      </w:r>
      <w:r w:rsidR="55543525" w:rsidRPr="00FF4549">
        <w:rPr>
          <w:rFonts w:ascii="Times New Roman" w:hAnsi="Times New Roman" w:cs="Times New Roman"/>
          <w:vertAlign w:val="superscript"/>
        </w:rPr>
        <w:t>32,48</w:t>
      </w:r>
      <w:r w:rsidR="00FF4549" w:rsidRPr="00FF4549">
        <w:rPr>
          <w:rFonts w:ascii="Times New Roman" w:hAnsi="Times New Roman" w:cs="Times New Roman"/>
        </w:rPr>
        <w:fldChar w:fldCharType="end"/>
      </w:r>
      <w:commentRangeEnd w:id="322"/>
      <w:r w:rsidR="00FF4549" w:rsidRPr="00FF4549">
        <w:rPr>
          <w:rStyle w:val="CommentReference"/>
          <w:rFonts w:ascii="Times New Roman" w:hAnsi="Times New Roman" w:cs="Times New Roman"/>
          <w:sz w:val="24"/>
          <w:szCs w:val="24"/>
        </w:rPr>
        <w:commentReference w:id="322"/>
      </w:r>
      <w:r w:rsidR="55543525" w:rsidRPr="00FF4549">
        <w:rPr>
          <w:rFonts w:ascii="Times New Roman" w:hAnsi="Times New Roman" w:cs="Times New Roman"/>
        </w:rPr>
        <w:t xml:space="preserve">. In addition to </w:t>
      </w:r>
      <w:ins w:id="323" w:author="a.foggo@plymouth.ac.uk" w:date="2026-02-03T13:28:00Z" w16du:dateUtc="2026-02-03T13:28:16Z">
        <w:r w:rsidR="34FC14E5" w:rsidRPr="00FF4549">
          <w:rPr>
            <w:rFonts w:ascii="Times New Roman" w:hAnsi="Times New Roman" w:cs="Times New Roman"/>
          </w:rPr>
          <w:t xml:space="preserve">effects of </w:t>
        </w:r>
      </w:ins>
      <w:r w:rsidR="55543525" w:rsidRPr="00FF4549">
        <w:rPr>
          <w:rFonts w:ascii="Times New Roman" w:hAnsi="Times New Roman" w:cs="Times New Roman"/>
        </w:rPr>
        <w:t>the viability of detritus upon export, we must consider subsequent factors that could impair physiology and thus accelerate decomposition. Kelp detritus that is (temporarily) stranded as wrack and dried, buried and exposed to anoxia or sinks to lightless depths must exhibit reduced physiolog</w:t>
      </w:r>
      <w:ins w:id="324" w:author="a.foggo@plymouth.ac.uk" w:date="2026-01-13T17:13:00Z" w16du:dateUtc="2026-01-13T17:13:45Z">
        <w:r w:rsidR="3EA634F8" w:rsidRPr="20C05AC6">
          <w:rPr>
            <w:rFonts w:ascii="Times New Roman" w:hAnsi="Times New Roman" w:cs="Times New Roman"/>
          </w:rPr>
          <w:t xml:space="preserve">ical </w:t>
        </w:r>
      </w:ins>
      <w:del w:id="325" w:author="a.foggo@plymouth.ac.uk" w:date="2026-02-03T13:28:00Z" w16du:dateUtc="2026-02-03T13:28:43Z">
        <w:r w:rsidR="00FF4549" w:rsidRPr="20C05AC6" w:rsidDel="00FF4549">
          <w:rPr>
            <w:rFonts w:ascii="Times New Roman" w:hAnsi="Times New Roman" w:cs="Times New Roman"/>
          </w:rPr>
          <w:delText>y</w:delText>
        </w:r>
      </w:del>
      <w:ins w:id="326" w:author="a.foggo@plymouth.ac.uk" w:date="2026-02-03T13:28:00Z" w16du:dateUtc="2026-02-03T13:28:43Z">
        <w:r w:rsidR="559163D5" w:rsidRPr="20C05AC6">
          <w:rPr>
            <w:rFonts w:ascii="Times New Roman" w:hAnsi="Times New Roman" w:cs="Times New Roman"/>
          </w:rPr>
          <w:t>capacity</w:t>
        </w:r>
      </w:ins>
      <w:r w:rsidR="55543525" w:rsidRPr="00FF4549">
        <w:rPr>
          <w:rFonts w:ascii="Times New Roman" w:hAnsi="Times New Roman" w:cs="Times New Roman"/>
        </w:rPr>
        <w:t xml:space="preserve">. In extreme cases kelps can survive over half a year in </w:t>
      </w:r>
      <w:ins w:id="327" w:author="a.foggo@plymouth.ac.uk" w:date="2026-01-13T17:15:00Z" w16du:dateUtc="2026-01-13T17:15:09Z">
        <w:r w:rsidR="686FFEC9" w:rsidRPr="20C05AC6">
          <w:rPr>
            <w:rFonts w:ascii="Times New Roman" w:hAnsi="Times New Roman" w:cs="Times New Roman"/>
          </w:rPr>
          <w:t>the absence of light</w:t>
        </w:r>
      </w:ins>
      <w:del w:id="328" w:author="a.foggo@plymouth.ac.uk" w:date="2026-01-13T17:15:00Z" w16du:dateUtc="2026-01-13T17:15:00Z">
        <w:r w:rsidR="00FF4549" w:rsidRPr="20C05AC6" w:rsidDel="00FF4549">
          <w:rPr>
            <w:rFonts w:ascii="Times New Roman" w:hAnsi="Times New Roman" w:cs="Times New Roman"/>
          </w:rPr>
          <w:delText>darkn</w:delText>
        </w:r>
      </w:del>
      <w:del w:id="329" w:author="a.foggo@plymouth.ac.uk" w:date="2026-01-13T17:14:00Z" w16du:dateUtc="2026-01-13T17:14:58Z">
        <w:r w:rsidR="00FF4549" w:rsidRPr="20C05AC6" w:rsidDel="00FF4549">
          <w:rPr>
            <w:rFonts w:ascii="Times New Roman" w:hAnsi="Times New Roman" w:cs="Times New Roman"/>
          </w:rPr>
          <w:delText>ess</w:delText>
        </w:r>
      </w:del>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BEC{Henley and Dunton, 1997, #21575}</w:instrText>
      </w:r>
      <w:r w:rsidR="00FF4549" w:rsidRPr="00FF4549">
        <w:rPr>
          <w:rFonts w:ascii="Times New Roman" w:hAnsi="Times New Roman" w:cs="Times New Roman"/>
        </w:rPr>
        <w:fldChar w:fldCharType="separate"/>
      </w:r>
      <w:r w:rsidR="55543525" w:rsidRPr="00FF4549">
        <w:rPr>
          <w:rFonts w:ascii="Times New Roman" w:hAnsi="Times New Roman" w:cs="Times New Roman"/>
          <w:vertAlign w:val="superscript"/>
        </w:rPr>
        <w:t>49</w:t>
      </w:r>
      <w:r w:rsidR="00FF4549" w:rsidRPr="00FF4549">
        <w:rPr>
          <w:rFonts w:ascii="Times New Roman" w:hAnsi="Times New Roman" w:cs="Times New Roman"/>
        </w:rPr>
        <w:fldChar w:fldCharType="end"/>
      </w:r>
      <w:r w:rsidR="55543525" w:rsidRPr="00FF4549">
        <w:rPr>
          <w:rFonts w:ascii="Times New Roman" w:hAnsi="Times New Roman" w:cs="Times New Roman"/>
        </w:rPr>
        <w:t xml:space="preserve"> and detritus may still be viable after a month in darkness</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BEC{Wright et al., 2024, #11376}</w:instrText>
      </w:r>
      <w:r w:rsidR="00FF4549" w:rsidRPr="00FF4549">
        <w:rPr>
          <w:rFonts w:ascii="Times New Roman" w:hAnsi="Times New Roman" w:cs="Times New Roman"/>
        </w:rPr>
        <w:fldChar w:fldCharType="separate"/>
      </w:r>
      <w:r w:rsidR="55543525" w:rsidRPr="00FF4549">
        <w:rPr>
          <w:rFonts w:ascii="Times New Roman" w:hAnsi="Times New Roman" w:cs="Times New Roman"/>
          <w:vertAlign w:val="superscript"/>
        </w:rPr>
        <w:t>18</w:t>
      </w:r>
      <w:r w:rsidR="00FF4549" w:rsidRPr="00FF4549">
        <w:rPr>
          <w:rFonts w:ascii="Times New Roman" w:hAnsi="Times New Roman" w:cs="Times New Roman"/>
        </w:rPr>
        <w:fldChar w:fldCharType="end"/>
      </w:r>
      <w:r w:rsidR="55543525" w:rsidRPr="00FF4549">
        <w:rPr>
          <w:rFonts w:ascii="Times New Roman" w:hAnsi="Times New Roman" w:cs="Times New Roman"/>
        </w:rPr>
        <w:t xml:space="preserve"> but there can be no photosynthesis and little growth</w:t>
      </w:r>
      <w:r w:rsidR="00FF4549" w:rsidRPr="00FF4549">
        <w:rPr>
          <w:rFonts w:ascii="Times New Roman" w:hAnsi="Times New Roman" w:cs="Times New Roman"/>
        </w:rPr>
        <w:fldChar w:fldCharType="begin"/>
      </w:r>
      <w:r w:rsidR="00FF4549" w:rsidRPr="00FF4549">
        <w:rPr>
          <w:rFonts w:ascii="Times New Roman" w:hAnsi="Times New Roman" w:cs="Times New Roman"/>
        </w:rPr>
        <w:instrText>ADDIN BEC{Henley and Dunton, 1997, #21575}</w:instrText>
      </w:r>
      <w:r w:rsidR="00FF4549" w:rsidRPr="00FF4549">
        <w:rPr>
          <w:rFonts w:ascii="Times New Roman" w:hAnsi="Times New Roman" w:cs="Times New Roman"/>
        </w:rPr>
        <w:fldChar w:fldCharType="separate"/>
      </w:r>
      <w:r w:rsidR="55543525" w:rsidRPr="00FF4549">
        <w:rPr>
          <w:rFonts w:ascii="Times New Roman" w:hAnsi="Times New Roman" w:cs="Times New Roman"/>
          <w:vertAlign w:val="superscript"/>
        </w:rPr>
        <w:t>49</w:t>
      </w:r>
      <w:r w:rsidR="00FF4549" w:rsidRPr="00FF4549">
        <w:rPr>
          <w:rFonts w:ascii="Times New Roman" w:hAnsi="Times New Roman" w:cs="Times New Roman"/>
        </w:rPr>
        <w:fldChar w:fldCharType="end"/>
      </w:r>
      <w:r w:rsidR="55543525" w:rsidRPr="00FF4549">
        <w:rPr>
          <w:rFonts w:ascii="Times New Roman" w:hAnsi="Times New Roman" w:cs="Times New Roman"/>
        </w:rPr>
        <w:t xml:space="preserve"> so the physiological effect on decomposition is limited to</w:t>
      </w:r>
      <w:ins w:id="330" w:author="a.foggo@plymouth.ac.uk" w:date="2026-01-13T17:15:00Z" w16du:dateUtc="2026-01-13T17:15:49Z">
        <w:r w:rsidR="3CDB4906" w:rsidRPr="20C05AC6">
          <w:rPr>
            <w:rFonts w:ascii="Times New Roman" w:hAnsi="Times New Roman" w:cs="Times New Roman"/>
          </w:rPr>
          <w:t xml:space="preserve"> </w:t>
        </w:r>
      </w:ins>
      <w:ins w:id="331" w:author="a.foggo@plymouth.ac.uk" w:date="2026-01-13T17:16:00Z" w16du:dateUtc="2026-01-13T17:16:20Z">
        <w:r w:rsidR="3CDB4906" w:rsidRPr="20C05AC6">
          <w:rPr>
            <w:rFonts w:ascii="Times New Roman" w:hAnsi="Times New Roman" w:cs="Times New Roman"/>
          </w:rPr>
          <w:t>constitutive and</w:t>
        </w:r>
      </w:ins>
      <w:r w:rsidR="55543525" w:rsidRPr="00FF4549">
        <w:rPr>
          <w:rFonts w:ascii="Times New Roman" w:hAnsi="Times New Roman" w:cs="Times New Roman"/>
        </w:rPr>
        <w:t xml:space="preserve"> induced defences. Even kelp detritus that is dislodged and perfectly viable upon export is</w:t>
      </w:r>
      <w:ins w:id="332" w:author="a.foggo@plymouth.ac.uk" w:date="2026-01-13T17:16:00Z" w16du:dateUtc="2026-01-13T17:16:44Z">
        <w:r w:rsidR="3BAA1DAF" w:rsidRPr="20C05AC6">
          <w:rPr>
            <w:rFonts w:ascii="Times New Roman" w:hAnsi="Times New Roman" w:cs="Times New Roman"/>
          </w:rPr>
          <w:t xml:space="preserve"> </w:t>
        </w:r>
      </w:ins>
      <w:del w:id="333" w:author="a.foggo@plymouth.ac.uk" w:date="2026-01-13T17:16:00Z" w16du:dateUtc="2026-01-13T17:16:40Z">
        <w:r w:rsidR="00FF4549" w:rsidRPr="20C05AC6" w:rsidDel="00FF4549">
          <w:rPr>
            <w:rFonts w:ascii="Times New Roman" w:hAnsi="Times New Roman" w:cs="Times New Roman"/>
          </w:rPr>
          <w:delText xml:space="preserve"> thus </w:delText>
        </w:r>
      </w:del>
      <w:r w:rsidR="55543525" w:rsidRPr="00FF4549">
        <w:rPr>
          <w:rFonts w:ascii="Times New Roman" w:hAnsi="Times New Roman" w:cs="Times New Roman"/>
        </w:rPr>
        <w:t>unlikely to remain in an environment that is conducive to its physiolog</w:t>
      </w:r>
      <w:ins w:id="334" w:author="a.foggo@plymouth.ac.uk" w:date="2026-01-13T17:17:00Z" w16du:dateUtc="2026-01-13T17:17:26Z">
        <w:r w:rsidR="650D5E88" w:rsidRPr="20C05AC6">
          <w:rPr>
            <w:rFonts w:ascii="Times New Roman" w:hAnsi="Times New Roman" w:cs="Times New Roman"/>
          </w:rPr>
          <w:t>ical health</w:t>
        </w:r>
      </w:ins>
      <w:del w:id="335" w:author="a.foggo@plymouth.ac.uk" w:date="2026-01-13T17:17:00Z" w16du:dateUtc="2026-01-13T17:17:00Z">
        <w:r w:rsidR="00FF4549" w:rsidRPr="20C05AC6" w:rsidDel="00FF4549">
          <w:rPr>
            <w:rFonts w:ascii="Times New Roman" w:hAnsi="Times New Roman" w:cs="Times New Roman"/>
          </w:rPr>
          <w:delText>y.</w:delText>
        </w:r>
      </w:del>
      <w:r w:rsidR="55543525" w:rsidRPr="00FF4549">
        <w:rPr>
          <w:rFonts w:ascii="Times New Roman" w:hAnsi="Times New Roman" w:cs="Times New Roman"/>
        </w:rPr>
        <w:t xml:space="preserve"> </w:t>
      </w:r>
      <w:ins w:id="336" w:author="a.foggo@plymouth.ac.uk" w:date="2026-02-03T13:29:00Z" w16du:dateUtc="2026-02-03T13:29:56Z">
        <w:r w:rsidR="3A25D54A" w:rsidRPr="00FF4549">
          <w:rPr>
            <w:rFonts w:ascii="Times New Roman" w:hAnsi="Times New Roman" w:cs="Times New Roman"/>
          </w:rPr>
          <w:t>‘</w:t>
        </w:r>
      </w:ins>
      <w:r w:rsidR="55543525" w:rsidRPr="00FF4549">
        <w:rPr>
          <w:rFonts w:ascii="Times New Roman" w:hAnsi="Times New Roman" w:cs="Times New Roman"/>
        </w:rPr>
        <w:t>Dead</w:t>
      </w:r>
      <w:ins w:id="337" w:author="a.foggo@plymouth.ac.uk" w:date="2026-02-03T13:29:00Z" w16du:dateUtc="2026-02-03T13:29:59Z">
        <w:r w:rsidR="012D69EF" w:rsidRPr="00FF4549">
          <w:rPr>
            <w:rFonts w:ascii="Times New Roman" w:hAnsi="Times New Roman" w:cs="Times New Roman"/>
          </w:rPr>
          <w:t>’</w:t>
        </w:r>
      </w:ins>
      <w:r w:rsidR="55543525" w:rsidRPr="00FF4549">
        <w:rPr>
          <w:rFonts w:ascii="Times New Roman" w:hAnsi="Times New Roman" w:cs="Times New Roman"/>
        </w:rPr>
        <w:t xml:space="preserve"> decomposition is therefore more</w:t>
      </w:r>
      <w:ins w:id="338" w:author="a.foggo@plymouth.ac.uk" w:date="2026-01-13T17:17:00Z" w16du:dateUtc="2026-01-13T17:17:46Z">
        <w:r w:rsidR="508165DA" w:rsidRPr="20C05AC6">
          <w:rPr>
            <w:rFonts w:ascii="Times New Roman" w:hAnsi="Times New Roman" w:cs="Times New Roman"/>
          </w:rPr>
          <w:t xml:space="preserve"> likely</w:t>
        </w:r>
      </w:ins>
      <w:r w:rsidR="55543525" w:rsidRPr="00FF4549">
        <w:rPr>
          <w:rFonts w:ascii="Times New Roman" w:hAnsi="Times New Roman" w:cs="Times New Roman"/>
        </w:rPr>
        <w:t xml:space="preserve"> representative of decomposition in nature and estimates based on traditional litterbag experiments or turnover </w:t>
      </w:r>
      <w:del w:id="339" w:author="a.foggo@plymouth.ac.uk" w:date="2026-01-13T17:20:00Z" w16du:dateUtc="2026-01-13T17:20:34Z">
        <w:r w:rsidR="00FF4549" w:rsidRPr="20C05AC6" w:rsidDel="00FF4549">
          <w:rPr>
            <w:rFonts w:ascii="Times New Roman" w:hAnsi="Times New Roman" w:cs="Times New Roman"/>
          </w:rPr>
          <w:delText>a</w:delText>
        </w:r>
      </w:del>
      <w:del w:id="340" w:author="a.foggo@plymouth.ac.uk" w:date="2026-01-13T17:18:00Z" w16du:dateUtc="2026-01-13T17:18:54Z">
        <w:r w:rsidR="00FF4549" w:rsidRPr="20C05AC6" w:rsidDel="00FF4549">
          <w:rPr>
            <w:rFonts w:ascii="Times New Roman" w:hAnsi="Times New Roman" w:cs="Times New Roman"/>
          </w:rPr>
          <w:delText>re</w:delText>
        </w:r>
      </w:del>
      <w:del w:id="341" w:author="a.foggo@plymouth.ac.uk" w:date="2026-01-13T17:20:00Z" w16du:dateUtc="2026-01-13T17:20:33Z">
        <w:r w:rsidR="00FF4549" w:rsidRPr="20C05AC6" w:rsidDel="00FF4549">
          <w:rPr>
            <w:rFonts w:ascii="Times New Roman" w:hAnsi="Times New Roman" w:cs="Times New Roman"/>
          </w:rPr>
          <w:delText xml:space="preserve"> </w:delText>
        </w:r>
      </w:del>
      <w:ins w:id="342" w:author="a.foggo@plymouth.ac.uk" w:date="2026-01-13T17:21:00Z" w16du:dateUtc="2026-01-13T17:21:09Z">
        <w:r w:rsidR="69438047" w:rsidRPr="20C05AC6">
          <w:rPr>
            <w:rFonts w:ascii="Times New Roman" w:hAnsi="Times New Roman" w:cs="Times New Roman"/>
          </w:rPr>
          <w:t xml:space="preserve">risk </w:t>
        </w:r>
      </w:ins>
      <w:r w:rsidR="55543525" w:rsidRPr="00FF4549">
        <w:rPr>
          <w:rFonts w:ascii="Times New Roman" w:hAnsi="Times New Roman" w:cs="Times New Roman"/>
        </w:rPr>
        <w:t>undere</w:t>
      </w:r>
      <w:ins w:id="343" w:author="a.foggo@plymouth.ac.uk" w:date="2026-01-13T17:22:00Z" w16du:dateUtc="2026-01-13T17:22:15Z">
        <w:r w:rsidR="66EC2926" w:rsidRPr="20C05AC6">
          <w:rPr>
            <w:rFonts w:ascii="Times New Roman" w:hAnsi="Times New Roman" w:cs="Times New Roman"/>
          </w:rPr>
          <w:t>presenting this crucial process</w:t>
        </w:r>
      </w:ins>
      <w:del w:id="344" w:author="a.foggo@plymouth.ac.uk" w:date="2026-01-13T17:22:00Z" w16du:dateUtc="2026-01-13T17:22:00Z">
        <w:r w:rsidR="00FF4549" w:rsidRPr="20C05AC6" w:rsidDel="00FF4549">
          <w:rPr>
            <w:rFonts w:ascii="Times New Roman" w:hAnsi="Times New Roman" w:cs="Times New Roman"/>
          </w:rPr>
          <w:delText>stimat</w:delText>
        </w:r>
      </w:del>
      <w:del w:id="345" w:author="a.foggo@plymouth.ac.uk" w:date="2026-01-13T17:19:00Z" w16du:dateUtc="2026-01-13T17:19:19Z">
        <w:r w:rsidR="00FF4549" w:rsidRPr="20C05AC6" w:rsidDel="00FF4549">
          <w:rPr>
            <w:rFonts w:ascii="Times New Roman" w:hAnsi="Times New Roman" w:cs="Times New Roman"/>
          </w:rPr>
          <w:delText>es</w:delText>
        </w:r>
      </w:del>
      <w:r w:rsidR="55543525" w:rsidRPr="00FF4549">
        <w:rPr>
          <w:rFonts w:ascii="Times New Roman" w:hAnsi="Times New Roman" w:cs="Times New Roman"/>
        </w:rPr>
        <w:t>.</w:t>
      </w:r>
    </w:p>
    <w:p w14:paraId="21E8BE8E" w14:textId="77777777" w:rsidR="00FF4549" w:rsidRPr="00FF4549" w:rsidRDefault="00FF4549" w:rsidP="00FF4549">
      <w:pPr>
        <w:rPr>
          <w:rFonts w:ascii="Times New Roman" w:hAnsi="Times New Roman" w:cs="Times New Roman"/>
        </w:rPr>
      </w:pPr>
    </w:p>
    <w:p w14:paraId="78E31032" w14:textId="542DA24D" w:rsidR="00FF4549" w:rsidRPr="00FF4549" w:rsidRDefault="55543525" w:rsidP="00FF4549">
      <w:pPr>
        <w:rPr>
          <w:rFonts w:ascii="Times New Roman" w:hAnsi="Times New Roman" w:cs="Times New Roman"/>
        </w:rPr>
      </w:pPr>
      <w:r w:rsidRPr="20C05AC6">
        <w:rPr>
          <w:rFonts w:ascii="Times New Roman" w:hAnsi="Times New Roman" w:cs="Times New Roman"/>
        </w:rPr>
        <w:t xml:space="preserve">Since kelp decomposition is </w:t>
      </w:r>
      <w:ins w:id="346" w:author="a.foggo@plymouth.ac.uk" w:date="2026-01-13T17:22:00Z" w16du:dateUtc="2026-01-13T17:22:54Z">
        <w:r w:rsidR="225302A5" w:rsidRPr="20C05AC6">
          <w:rPr>
            <w:rFonts w:ascii="Times New Roman" w:hAnsi="Times New Roman" w:cs="Times New Roman"/>
          </w:rPr>
          <w:t xml:space="preserve">likely </w:t>
        </w:r>
      </w:ins>
      <w:r w:rsidRPr="20C05AC6">
        <w:rPr>
          <w:rFonts w:ascii="Times New Roman" w:hAnsi="Times New Roman" w:cs="Times New Roman"/>
        </w:rPr>
        <w:t xml:space="preserve">underestimated, kelp forest </w:t>
      </w:r>
      <w:r w:rsidRPr="20C05AC6">
        <w:rPr>
          <w:rFonts w:ascii="Times New Roman" w:hAnsi="Times New Roman" w:cs="Times New Roman"/>
          <w:lang w:bidi="he-IL"/>
        </w:rPr>
        <w:t>CO</w:t>
      </w:r>
      <w:r w:rsidRPr="20C05AC6">
        <w:rPr>
          <w:rFonts w:ascii="Times New Roman" w:hAnsi="Times New Roman" w:cs="Times New Roman"/>
          <w:vertAlign w:val="subscript"/>
          <w:lang w:bidi="he-IL"/>
        </w:rPr>
        <w:t>2</w:t>
      </w:r>
      <w:r w:rsidRPr="20C05AC6">
        <w:rPr>
          <w:rFonts w:ascii="Times New Roman" w:hAnsi="Times New Roman" w:cs="Times New Roman"/>
        </w:rPr>
        <w:t xml:space="preserve"> removal </w:t>
      </w:r>
      <w:ins w:id="347" w:author="a.foggo@plymouth.ac.uk" w:date="2026-01-13T17:23:00Z" w16du:dateUtc="2026-01-13T17:23:15Z">
        <w:r w:rsidR="342C5DC0" w:rsidRPr="20C05AC6">
          <w:rPr>
            <w:rFonts w:ascii="Times New Roman" w:hAnsi="Times New Roman" w:cs="Times New Roman"/>
          </w:rPr>
          <w:t>may well be</w:t>
        </w:r>
      </w:ins>
      <w:del w:id="348" w:author="a.foggo@plymouth.ac.uk" w:date="2026-01-13T17:23:00Z" w16du:dateUtc="2026-01-13T17:23:07Z">
        <w:r w:rsidR="00FF4549" w:rsidRPr="20C05AC6" w:rsidDel="00FF4549">
          <w:rPr>
            <w:rFonts w:ascii="Times New Roman" w:hAnsi="Times New Roman" w:cs="Times New Roman"/>
          </w:rPr>
          <w:delText>is probably</w:delText>
        </w:r>
      </w:del>
      <w:r w:rsidRPr="20C05AC6">
        <w:rPr>
          <w:rFonts w:ascii="Times New Roman" w:hAnsi="Times New Roman" w:cs="Times New Roman"/>
        </w:rPr>
        <w:t xml:space="preserve"> overestimated. </w:t>
      </w:r>
      <w:r w:rsidRPr="20C05AC6">
        <w:rPr>
          <w:rFonts w:ascii="Times New Roman" w:hAnsi="Times New Roman" w:cs="Times New Roman"/>
          <w:lang w:bidi="he-IL"/>
        </w:rPr>
        <w:t>CO</w:t>
      </w:r>
      <w:r w:rsidRPr="20C05AC6">
        <w:rPr>
          <w:rFonts w:ascii="Times New Roman" w:hAnsi="Times New Roman" w:cs="Times New Roman"/>
          <w:vertAlign w:val="subscript"/>
          <w:lang w:bidi="he-IL"/>
        </w:rPr>
        <w:t>2</w:t>
      </w:r>
      <w:r w:rsidRPr="20C05AC6">
        <w:rPr>
          <w:rFonts w:ascii="Times New Roman" w:hAnsi="Times New Roman" w:cs="Times New Roman"/>
        </w:rPr>
        <w:t xml:space="preserve"> removal is typically considered complete when the carbon is sequestered in a carbon sink</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BEC{Babiker et al., 2022, #30411}</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19</w:t>
      </w:r>
      <w:r w:rsidR="00FF4549" w:rsidRPr="20C05AC6">
        <w:rPr>
          <w:rFonts w:ascii="Times New Roman" w:hAnsi="Times New Roman" w:cs="Times New Roman"/>
        </w:rPr>
        <w:fldChar w:fldCharType="end"/>
      </w:r>
      <w:r w:rsidRPr="20C05AC6">
        <w:rPr>
          <w:rFonts w:ascii="Times New Roman" w:hAnsi="Times New Roman" w:cs="Times New Roman"/>
        </w:rPr>
        <w:t>. However, in the context of kelp blue carbon, carbon sinks are variously defined. Traditionally recognised carbon sinks are sediments with the sequestration pathway being carbon burial, but retention in deep ocean currents has been suggested as an additional sink</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BEC{Krause-Jensen and Duarte, 2016, #82158; Pessarrodona et al., 2023, #24779; Filbee-Dexter et al., 2024, #27977}</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2,3,5</w:t>
      </w:r>
      <w:r w:rsidR="00FF4549" w:rsidRPr="20C05AC6">
        <w:rPr>
          <w:rFonts w:ascii="Times New Roman" w:hAnsi="Times New Roman" w:cs="Times New Roman"/>
        </w:rPr>
        <w:fldChar w:fldCharType="end"/>
      </w:r>
      <w:r w:rsidRPr="20C05AC6">
        <w:rPr>
          <w:rFonts w:ascii="Times New Roman" w:hAnsi="Times New Roman" w:cs="Times New Roman"/>
        </w:rPr>
        <w:t>. Both pathways are dependent on decomposition, but to different extents.</w:t>
      </w:r>
      <w:commentRangeStart w:id="349"/>
      <w:r w:rsidRPr="20C05AC6">
        <w:rPr>
          <w:rFonts w:ascii="Times New Roman" w:hAnsi="Times New Roman" w:cs="Times New Roman"/>
        </w:rPr>
        <w:t xml:space="preserve"> If we accept that recalcitrance of kelp carbon is largely dependent on physiology, </w:t>
      </w:r>
      <w:commentRangeEnd w:id="349"/>
      <w:r w:rsidR="00FF4549" w:rsidRPr="20C05AC6">
        <w:rPr>
          <w:rStyle w:val="CommentReference"/>
          <w:rFonts w:ascii="Times New Roman" w:hAnsi="Times New Roman" w:cs="Times New Roman"/>
          <w:sz w:val="24"/>
          <w:szCs w:val="24"/>
        </w:rPr>
        <w:commentReference w:id="349"/>
      </w:r>
      <w:r w:rsidRPr="20C05AC6">
        <w:rPr>
          <w:rFonts w:ascii="Times New Roman" w:hAnsi="Times New Roman" w:cs="Times New Roman"/>
        </w:rPr>
        <w:t xml:space="preserve">organic carbon burial is essentially out of the question. Even if the detritus is viable upon burial, physiology is bound to cease due to darkness and anoxia in the short term and with it any resistance to </w:t>
      </w:r>
      <w:r w:rsidRPr="20C05AC6">
        <w:rPr>
          <w:rFonts w:ascii="Times New Roman" w:hAnsi="Times New Roman" w:cs="Times New Roman"/>
        </w:rPr>
        <w:lastRenderedPageBreak/>
        <w:t xml:space="preserve">remineralisation. Retention is somewhat more ambiguous since even remineralised carbon is often considered sequestered beyond a depth </w:t>
      </w:r>
      <w:r w:rsidR="51DA4B39" w:rsidRPr="20C05AC6">
        <w:rPr>
          <w:rFonts w:ascii="Times New Roman" w:hAnsi="Times New Roman" w:cs="Times New Roman"/>
        </w:rPr>
        <w:t>of</w:t>
      </w:r>
      <w:r w:rsidRPr="20C05AC6">
        <w:rPr>
          <w:rFonts w:ascii="Times New Roman" w:hAnsi="Times New Roman" w:cs="Times New Roman"/>
        </w:rPr>
        <w:t xml:space="preserve"> 200</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BEC{Filbee-Dexter et al., 2024, #27977; Simpkins et al., 2025, #59212}</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2,50</w:t>
      </w:r>
      <w:r w:rsidR="00FF4549" w:rsidRPr="20C05AC6">
        <w:rPr>
          <w:rFonts w:ascii="Times New Roman" w:hAnsi="Times New Roman" w:cs="Times New Roman"/>
        </w:rPr>
        <w:fldChar w:fldCharType="end"/>
      </w:r>
      <w:r w:rsidRPr="20C05AC6">
        <w:rPr>
          <w:rFonts w:ascii="Times New Roman" w:hAnsi="Times New Roman" w:cs="Times New Roman"/>
        </w:rPr>
        <w:t xml:space="preserve"> </w:t>
      </w:r>
      <w:r w:rsidR="51DA4B39" w:rsidRPr="20C05AC6">
        <w:rPr>
          <w:rFonts w:ascii="Times New Roman" w:hAnsi="Times New Roman" w:cs="Times New Roman"/>
        </w:rPr>
        <w:t>or</w:t>
      </w:r>
      <w:r w:rsidRPr="20C05AC6">
        <w:rPr>
          <w:rFonts w:ascii="Times New Roman" w:hAnsi="Times New Roman" w:cs="Times New Roman"/>
        </w:rPr>
        <w:t xml:space="preserve"> 1000 metres</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BEC{Krause-Jensen and Duarte, 2016, #82158; Pessarrodona et al., 2023, #24779}</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3,5</w:t>
      </w:r>
      <w:r w:rsidR="00FF4549" w:rsidRPr="20C05AC6">
        <w:rPr>
          <w:rFonts w:ascii="Times New Roman" w:hAnsi="Times New Roman" w:cs="Times New Roman"/>
        </w:rPr>
        <w:fldChar w:fldCharType="end"/>
      </w:r>
      <w:r w:rsidRPr="20C05AC6">
        <w:rPr>
          <w:rFonts w:ascii="Times New Roman" w:hAnsi="Times New Roman" w:cs="Times New Roman"/>
        </w:rPr>
        <w:t>. The latest blue carbon model based on retention</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BEC{Filbee-Dexter et al., 2024, #27977}</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2</w:t>
      </w:r>
      <w:r w:rsidR="00FF4549" w:rsidRPr="20C05AC6">
        <w:rPr>
          <w:rFonts w:ascii="Times New Roman" w:hAnsi="Times New Roman" w:cs="Times New Roman"/>
        </w:rPr>
        <w:fldChar w:fldCharType="end"/>
      </w:r>
      <w:r w:rsidRPr="20C05AC6">
        <w:rPr>
          <w:rFonts w:ascii="Times New Roman" w:hAnsi="Times New Roman" w:cs="Times New Roman"/>
        </w:rPr>
        <w:t xml:space="preserve"> predicts that on average 15% of production is exported below 200 metres, but </w:t>
      </w:r>
      <w:commentRangeStart w:id="350"/>
      <w:r w:rsidRPr="20C05AC6">
        <w:rPr>
          <w:rFonts w:ascii="Times New Roman" w:hAnsi="Times New Roman" w:cs="Times New Roman"/>
        </w:rPr>
        <w:t>this value is h</w:t>
      </w:r>
      <w:commentRangeEnd w:id="350"/>
      <w:r w:rsidR="00FF4549" w:rsidRPr="20C05AC6">
        <w:rPr>
          <w:rStyle w:val="CommentReference"/>
          <w:rFonts w:ascii="Times New Roman" w:hAnsi="Times New Roman" w:cs="Times New Roman"/>
          <w:sz w:val="24"/>
          <w:szCs w:val="24"/>
        </w:rPr>
        <w:commentReference w:id="350"/>
      </w:r>
      <w:r w:rsidRPr="20C05AC6">
        <w:rPr>
          <w:rFonts w:ascii="Times New Roman" w:hAnsi="Times New Roman" w:cs="Times New Roman"/>
        </w:rPr>
        <w:t>ighly sensitive to changes in decomposition</w:t>
      </w:r>
      <w:r w:rsidR="00FF4549" w:rsidRPr="20C05AC6">
        <w:rPr>
          <w:rFonts w:ascii="Times New Roman" w:hAnsi="Times New Roman" w:cs="Times New Roman"/>
        </w:rPr>
        <w:fldChar w:fldCharType="begin"/>
      </w:r>
      <w:r w:rsidR="00FF4549" w:rsidRPr="20C05AC6">
        <w:rPr>
          <w:rFonts w:ascii="Times New Roman" w:hAnsi="Times New Roman" w:cs="Times New Roman"/>
        </w:rPr>
        <w:instrText>ADDIN BEC{White and Norkko, 2025, #37662}</w:instrText>
      </w:r>
      <w:r w:rsidR="00FF4549" w:rsidRPr="20C05AC6">
        <w:rPr>
          <w:rFonts w:ascii="Times New Roman" w:hAnsi="Times New Roman" w:cs="Times New Roman"/>
        </w:rPr>
        <w:fldChar w:fldCharType="separate"/>
      </w:r>
      <w:r w:rsidRPr="20C05AC6">
        <w:rPr>
          <w:rFonts w:ascii="Times New Roman" w:hAnsi="Times New Roman" w:cs="Times New Roman"/>
          <w:vertAlign w:val="superscript"/>
        </w:rPr>
        <w:t>9</w:t>
      </w:r>
      <w:r w:rsidR="00FF4549" w:rsidRPr="20C05AC6">
        <w:rPr>
          <w:rFonts w:ascii="Times New Roman" w:hAnsi="Times New Roman" w:cs="Times New Roman"/>
        </w:rPr>
        <w:fldChar w:fldCharType="end"/>
      </w:r>
      <w:r w:rsidRPr="20C05AC6">
        <w:rPr>
          <w:rFonts w:ascii="Times New Roman" w:hAnsi="Times New Roman" w:cs="Times New Roman"/>
        </w:rPr>
        <w:t>. Based on our estimates, detrital physiology</w:t>
      </w:r>
      <w:del w:id="351" w:author="a.foggo@plymouth.ac.uk" w:date="2026-01-13T17:25:00Z" w16du:dateUtc="2026-01-13T17:25:24Z">
        <w:r w:rsidR="00FF4549" w:rsidRPr="20C05AC6" w:rsidDel="00FF4549">
          <w:rPr>
            <w:rFonts w:ascii="Times New Roman" w:hAnsi="Times New Roman" w:cs="Times New Roman"/>
          </w:rPr>
          <w:delText xml:space="preserve"> therefore</w:delText>
        </w:r>
      </w:del>
      <w:r w:rsidRPr="20C05AC6">
        <w:rPr>
          <w:rFonts w:ascii="Times New Roman" w:hAnsi="Times New Roman" w:cs="Times New Roman"/>
        </w:rPr>
        <w:t xml:space="preserve"> </w:t>
      </w:r>
      <w:ins w:id="352" w:author="a.foggo@plymouth.ac.uk" w:date="2026-01-13T17:28:00Z" w16du:dateUtc="2026-01-13T17:28:09Z">
        <w:r w:rsidR="44B94FC2" w:rsidRPr="20C05AC6">
          <w:rPr>
            <w:rFonts w:ascii="Times New Roman" w:hAnsi="Times New Roman" w:cs="Times New Roman"/>
          </w:rPr>
          <w:t xml:space="preserve">can </w:t>
        </w:r>
      </w:ins>
      <w:r w:rsidRPr="20C05AC6">
        <w:rPr>
          <w:rFonts w:ascii="Times New Roman" w:hAnsi="Times New Roman" w:cs="Times New Roman"/>
        </w:rPr>
        <w:t>fully determine</w:t>
      </w:r>
      <w:del w:id="353" w:author="a.foggo@plymouth.ac.uk" w:date="2026-01-13T17:28:00Z" w16du:dateUtc="2026-01-13T17:28:15Z">
        <w:r w:rsidR="00FF4549" w:rsidRPr="20C05AC6" w:rsidDel="00FF4549">
          <w:rPr>
            <w:rFonts w:ascii="Times New Roman" w:hAnsi="Times New Roman" w:cs="Times New Roman"/>
          </w:rPr>
          <w:delText>s</w:delText>
        </w:r>
      </w:del>
      <w:r w:rsidRPr="20C05AC6">
        <w:rPr>
          <w:rFonts w:ascii="Times New Roman" w:hAnsi="Times New Roman" w:cs="Times New Roman"/>
        </w:rPr>
        <w:t xml:space="preserve"> kelp carbon sequestration via retention as well. For live detritus we predict a median of 23%, which is close to the cited value, but dead detritus is practically never (0.00058%) exported below 200 metres (Figure S6). Despite enormous uncertainty around these estimates (standard deviation = 27–36%), </w:t>
      </w:r>
      <w:ins w:id="354" w:author="a.foggo@plymouth.ac.uk" w:date="2026-01-13T17:29:00Z" w16du:dateUtc="2026-01-13T17:29:12Z">
        <w:r w:rsidR="068B9C9A" w:rsidRPr="20C05AC6">
          <w:rPr>
            <w:rFonts w:ascii="Times New Roman" w:hAnsi="Times New Roman" w:cs="Times New Roman"/>
          </w:rPr>
          <w:t xml:space="preserve">we estimate that </w:t>
        </w:r>
      </w:ins>
      <w:r w:rsidRPr="20C05AC6">
        <w:rPr>
          <w:rFonts w:ascii="Times New Roman" w:hAnsi="Times New Roman" w:cs="Times New Roman"/>
        </w:rPr>
        <w:t xml:space="preserve">there is an 86% chance that predictions based on live decomposition are overestimates relative to dead decomposition (Figure S6). </w:t>
      </w:r>
      <w:commentRangeStart w:id="355"/>
      <w:r w:rsidRPr="20C05AC6">
        <w:rPr>
          <w:rFonts w:ascii="Times New Roman" w:hAnsi="Times New Roman" w:cs="Times New Roman"/>
        </w:rPr>
        <w:t xml:space="preserve">If </w:t>
      </w:r>
      <w:del w:id="356" w:author="a.foggo@plymouth.ac.uk" w:date="2026-01-13T17:29:00Z" w16du:dateUtc="2026-01-13T17:29:30Z">
        <w:r w:rsidR="00FF4549" w:rsidRPr="20C05AC6" w:rsidDel="00FF4549">
          <w:rPr>
            <w:rFonts w:ascii="Times New Roman" w:hAnsi="Times New Roman" w:cs="Times New Roman"/>
          </w:rPr>
          <w:delText xml:space="preserve">we accept that </w:delText>
        </w:r>
      </w:del>
      <w:r w:rsidRPr="20C05AC6">
        <w:rPr>
          <w:rFonts w:ascii="Times New Roman" w:hAnsi="Times New Roman" w:cs="Times New Roman"/>
        </w:rPr>
        <w:t xml:space="preserve">dead decomposition is more representative of decomposition in nature, kelp forest </w:t>
      </w:r>
      <w:r w:rsidRPr="20C05AC6">
        <w:rPr>
          <w:rFonts w:ascii="Times New Roman" w:hAnsi="Times New Roman" w:cs="Times New Roman"/>
          <w:lang w:bidi="he-IL"/>
        </w:rPr>
        <w:t>CO</w:t>
      </w:r>
      <w:r w:rsidRPr="20C05AC6">
        <w:rPr>
          <w:rFonts w:ascii="Times New Roman" w:hAnsi="Times New Roman" w:cs="Times New Roman"/>
          <w:vertAlign w:val="subscript"/>
          <w:lang w:bidi="he-IL"/>
        </w:rPr>
        <w:t>2</w:t>
      </w:r>
      <w:r w:rsidRPr="20C05AC6">
        <w:rPr>
          <w:rFonts w:ascii="Times New Roman" w:hAnsi="Times New Roman" w:cs="Times New Roman"/>
        </w:rPr>
        <w:t xml:space="preserve"> removal via both pathways m</w:t>
      </w:r>
      <w:ins w:id="357" w:author="a.foggo@plymouth.ac.uk" w:date="2026-01-13T17:29:00Z" w16du:dateUtc="2026-01-13T17:29:53Z">
        <w:r w:rsidR="6A1C0293" w:rsidRPr="20C05AC6">
          <w:rPr>
            <w:rFonts w:ascii="Times New Roman" w:hAnsi="Times New Roman" w:cs="Times New Roman"/>
          </w:rPr>
          <w:t xml:space="preserve">ay well </w:t>
        </w:r>
      </w:ins>
      <w:del w:id="358" w:author="a.foggo@plymouth.ac.uk" w:date="2026-01-13T17:29:00Z" w16du:dateUtc="2026-01-13T17:29:48Z">
        <w:r w:rsidR="00FF4549" w:rsidRPr="20C05AC6" w:rsidDel="00FF4549">
          <w:rPr>
            <w:rFonts w:ascii="Times New Roman" w:hAnsi="Times New Roman" w:cs="Times New Roman"/>
          </w:rPr>
          <w:delText>ust</w:delText>
        </w:r>
      </w:del>
      <w:r w:rsidRPr="20C05AC6">
        <w:rPr>
          <w:rFonts w:ascii="Times New Roman" w:hAnsi="Times New Roman" w:cs="Times New Roman"/>
        </w:rPr>
        <w:t xml:space="preserve"> be insignificant. </w:t>
      </w:r>
      <w:commentRangeEnd w:id="355"/>
      <w:r w:rsidR="00FF4549" w:rsidRPr="20C05AC6">
        <w:rPr>
          <w:rStyle w:val="CommentReference"/>
          <w:rFonts w:ascii="Times New Roman" w:hAnsi="Times New Roman" w:cs="Times New Roman"/>
          <w:sz w:val="24"/>
          <w:szCs w:val="24"/>
        </w:rPr>
        <w:commentReference w:id="355"/>
      </w:r>
      <w:r w:rsidRPr="20C05AC6">
        <w:rPr>
          <w:rFonts w:ascii="Times New Roman" w:hAnsi="Times New Roman" w:cs="Times New Roman"/>
        </w:rPr>
        <w:t xml:space="preserve">We postulate that decomposition estimates confounded by physiology are </w:t>
      </w:r>
      <w:ins w:id="359" w:author="a.foggo@plymouth.ac.uk" w:date="2026-01-13T17:30:00Z" w16du:dateUtc="2026-01-13T17:30:20Z">
        <w:r w:rsidR="58594836" w:rsidRPr="20C05AC6">
          <w:rPr>
            <w:rFonts w:ascii="Times New Roman" w:hAnsi="Times New Roman" w:cs="Times New Roman"/>
          </w:rPr>
          <w:t>a</w:t>
        </w:r>
      </w:ins>
      <w:del w:id="360" w:author="a.foggo@plymouth.ac.uk" w:date="2026-01-13T17:30:00Z" w16du:dateUtc="2026-01-13T17:30:16Z">
        <w:r w:rsidR="00FF4549" w:rsidRPr="20C05AC6" w:rsidDel="00FF4549">
          <w:rPr>
            <w:rFonts w:ascii="Times New Roman" w:hAnsi="Times New Roman" w:cs="Times New Roman"/>
          </w:rPr>
          <w:delText>the</w:delText>
        </w:r>
      </w:del>
      <w:r w:rsidRPr="20C05AC6">
        <w:rPr>
          <w:rFonts w:ascii="Times New Roman" w:hAnsi="Times New Roman" w:cs="Times New Roman"/>
        </w:rPr>
        <w:t xml:space="preserve"> ma</w:t>
      </w:r>
      <w:ins w:id="361" w:author="a.foggo@plymouth.ac.uk" w:date="2026-01-13T17:30:00Z" w16du:dateUtc="2026-01-13T17:30:29Z">
        <w:r w:rsidR="70FFA605" w:rsidRPr="20C05AC6">
          <w:rPr>
            <w:rFonts w:ascii="Times New Roman" w:hAnsi="Times New Roman" w:cs="Times New Roman"/>
          </w:rPr>
          <w:t>jor</w:t>
        </w:r>
      </w:ins>
      <w:del w:id="362" w:author="a.foggo@plymouth.ac.uk" w:date="2026-01-13T17:30:00Z" w16du:dateUtc="2026-01-13T17:30:26Z">
        <w:r w:rsidR="00FF4549" w:rsidRPr="20C05AC6" w:rsidDel="00FF4549">
          <w:rPr>
            <w:rFonts w:ascii="Times New Roman" w:hAnsi="Times New Roman" w:cs="Times New Roman"/>
          </w:rPr>
          <w:delText>in</w:delText>
        </w:r>
      </w:del>
      <w:r w:rsidRPr="20C05AC6">
        <w:rPr>
          <w:rFonts w:ascii="Times New Roman" w:hAnsi="Times New Roman" w:cs="Times New Roman"/>
        </w:rPr>
        <w:t xml:space="preserve"> </w:t>
      </w:r>
      <w:ins w:id="363" w:author="a.foggo@plymouth.ac.uk" w:date="2026-02-03T13:41:00Z" w16du:dateUtc="2026-02-03T13:41:39Z">
        <w:r w:rsidR="15341B50" w:rsidRPr="20C05AC6">
          <w:rPr>
            <w:rFonts w:ascii="Times New Roman" w:hAnsi="Times New Roman" w:cs="Times New Roman"/>
          </w:rPr>
          <w:t>issue</w:t>
        </w:r>
      </w:ins>
      <w:del w:id="364" w:author="a.foggo@plymouth.ac.uk" w:date="2026-02-03T13:41:00Z" w16du:dateUtc="2026-02-03T13:41:36Z">
        <w:r w:rsidR="00FF4549" w:rsidRPr="20C05AC6" w:rsidDel="55543525">
          <w:rPr>
            <w:rFonts w:ascii="Times New Roman" w:hAnsi="Times New Roman" w:cs="Times New Roman"/>
          </w:rPr>
          <w:delText>pitfall</w:delText>
        </w:r>
      </w:del>
      <w:r w:rsidRPr="20C05AC6">
        <w:rPr>
          <w:rFonts w:ascii="Times New Roman" w:hAnsi="Times New Roman" w:cs="Times New Roman"/>
        </w:rPr>
        <w:t xml:space="preserve"> for attempts to estimate macroalgal blue carbon. Future studies must account for the substantial effect of detrital photosynthesis on macroalgal decomposition.</w:t>
      </w:r>
    </w:p>
    <w:p w14:paraId="39F13A5C" w14:textId="77777777" w:rsidR="00FF4549" w:rsidRPr="00FF4549" w:rsidRDefault="00FF4549" w:rsidP="00FF4549">
      <w:pPr>
        <w:rPr>
          <w:rFonts w:ascii="Times New Roman" w:hAnsi="Times New Roman" w:cs="Times New Roman"/>
        </w:rPr>
      </w:pPr>
    </w:p>
    <w:p w14:paraId="7658C059" w14:textId="77777777" w:rsidR="00FF4549" w:rsidRPr="00FF4549" w:rsidRDefault="00FF4549" w:rsidP="00FF4549">
      <w:pPr>
        <w:rPr>
          <w:rFonts w:ascii="Times New Roman" w:hAnsi="Times New Roman" w:cs="Times New Roman"/>
          <w:b/>
          <w:bCs/>
        </w:rPr>
      </w:pPr>
      <w:r w:rsidRPr="00FF4549">
        <w:rPr>
          <w:rFonts w:ascii="Times New Roman" w:hAnsi="Times New Roman" w:cs="Times New Roman"/>
          <w:b/>
          <w:bCs/>
        </w:rPr>
        <w:t>References</w:t>
      </w:r>
    </w:p>
    <w:p w14:paraId="45D809DF"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rPr>
        <w:fldChar w:fldCharType="begin"/>
      </w:r>
      <w:r w:rsidRPr="00FF4549">
        <w:rPr>
          <w:rFonts w:ascii="Times New Roman" w:hAnsi="Times New Roman" w:cs="Times New Roman"/>
        </w:rPr>
        <w:instrText>ADDIN BB</w:instrText>
      </w:r>
      <w:r w:rsidRPr="00FF4549">
        <w:rPr>
          <w:rFonts w:ascii="Times New Roman" w:hAnsi="Times New Roman" w:cs="Times New Roman"/>
        </w:rPr>
        <w:fldChar w:fldCharType="separate"/>
      </w:r>
      <w:r w:rsidRPr="00FF4549">
        <w:rPr>
          <w:rFonts w:ascii="Times New Roman" w:hAnsi="Times New Roman" w:cs="Times New Roman"/>
          <w:kern w:val="0"/>
        </w:rPr>
        <w:t>1.</w:t>
      </w:r>
      <w:r w:rsidRPr="00FF4549">
        <w:rPr>
          <w:rFonts w:ascii="Times New Roman" w:hAnsi="Times New Roman" w:cs="Times New Roman"/>
          <w:kern w:val="0"/>
        </w:rPr>
        <w:tab/>
        <w:t xml:space="preserve">Duarte, C. M. et al. Global estimates of the extent and production of macroalgal forests. </w:t>
      </w:r>
      <w:r w:rsidRPr="00FF4549">
        <w:rPr>
          <w:rFonts w:ascii="Times New Roman" w:hAnsi="Times New Roman" w:cs="Times New Roman"/>
          <w:i/>
          <w:kern w:val="0"/>
        </w:rPr>
        <w:t>Global Ecology and Biogeography</w:t>
      </w:r>
      <w:r w:rsidRPr="00FF4549">
        <w:rPr>
          <w:rFonts w:ascii="Times New Roman" w:hAnsi="Times New Roman" w:cs="Times New Roman"/>
          <w:kern w:val="0"/>
        </w:rPr>
        <w:t xml:space="preserve"> </w:t>
      </w:r>
      <w:r w:rsidRPr="00FF4549">
        <w:rPr>
          <w:rFonts w:ascii="Times New Roman" w:hAnsi="Times New Roman" w:cs="Times New Roman"/>
          <w:b/>
          <w:kern w:val="0"/>
        </w:rPr>
        <w:t>0</w:t>
      </w:r>
      <w:r w:rsidRPr="00FF4549">
        <w:rPr>
          <w:rFonts w:ascii="Times New Roman" w:hAnsi="Times New Roman" w:cs="Times New Roman"/>
          <w:kern w:val="0"/>
        </w:rPr>
        <w:t>, 1–18 (2022).</w:t>
      </w:r>
    </w:p>
    <w:p w14:paraId="0BFF8D73"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w:t>
      </w:r>
      <w:r w:rsidRPr="00FF4549">
        <w:rPr>
          <w:rFonts w:ascii="Times New Roman" w:hAnsi="Times New Roman" w:cs="Times New Roman"/>
          <w:kern w:val="0"/>
        </w:rPr>
        <w:tab/>
        <w:t xml:space="preserve">Filbee-Dexter, K. et al. Carbon export from seaweed forests to deep ocean sinks. </w:t>
      </w:r>
      <w:r w:rsidRPr="00FF4549">
        <w:rPr>
          <w:rFonts w:ascii="Times New Roman" w:hAnsi="Times New Roman" w:cs="Times New Roman"/>
          <w:i/>
          <w:kern w:val="0"/>
        </w:rPr>
        <w:t>Nature Geoscience</w:t>
      </w:r>
      <w:r w:rsidRPr="00FF4549">
        <w:rPr>
          <w:rFonts w:ascii="Times New Roman" w:hAnsi="Times New Roman" w:cs="Times New Roman"/>
          <w:kern w:val="0"/>
        </w:rPr>
        <w:t xml:space="preserve"> </w:t>
      </w:r>
      <w:r w:rsidRPr="00FF4549">
        <w:rPr>
          <w:rFonts w:ascii="Times New Roman" w:hAnsi="Times New Roman" w:cs="Times New Roman"/>
          <w:b/>
          <w:kern w:val="0"/>
        </w:rPr>
        <w:t>17</w:t>
      </w:r>
      <w:r w:rsidRPr="00FF4549">
        <w:rPr>
          <w:rFonts w:ascii="Times New Roman" w:hAnsi="Times New Roman" w:cs="Times New Roman"/>
          <w:kern w:val="0"/>
        </w:rPr>
        <w:t>, 552–559 (2024).</w:t>
      </w:r>
    </w:p>
    <w:p w14:paraId="65E23BA8"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w:t>
      </w:r>
      <w:r w:rsidRPr="00FF4549">
        <w:rPr>
          <w:rFonts w:ascii="Times New Roman" w:hAnsi="Times New Roman" w:cs="Times New Roman"/>
          <w:kern w:val="0"/>
        </w:rPr>
        <w:tab/>
        <w:t xml:space="preserve">Krause-Jensen, D. &amp; Duarte, C. M. Substantial role of macroalgae in marine carbon sequestration. </w:t>
      </w:r>
      <w:r w:rsidRPr="00FF4549">
        <w:rPr>
          <w:rFonts w:ascii="Times New Roman" w:hAnsi="Times New Roman" w:cs="Times New Roman"/>
          <w:i/>
          <w:kern w:val="0"/>
        </w:rPr>
        <w:t>Nature Geoscience</w:t>
      </w:r>
      <w:r w:rsidRPr="00FF4549">
        <w:rPr>
          <w:rFonts w:ascii="Times New Roman" w:hAnsi="Times New Roman" w:cs="Times New Roman"/>
          <w:kern w:val="0"/>
        </w:rPr>
        <w:t xml:space="preserve"> </w:t>
      </w:r>
      <w:r w:rsidRPr="00FF4549">
        <w:rPr>
          <w:rFonts w:ascii="Times New Roman" w:hAnsi="Times New Roman" w:cs="Times New Roman"/>
          <w:b/>
          <w:kern w:val="0"/>
        </w:rPr>
        <w:t>9</w:t>
      </w:r>
      <w:r w:rsidRPr="00FF4549">
        <w:rPr>
          <w:rFonts w:ascii="Times New Roman" w:hAnsi="Times New Roman" w:cs="Times New Roman"/>
          <w:kern w:val="0"/>
        </w:rPr>
        <w:t>, 737–742 (2016).</w:t>
      </w:r>
    </w:p>
    <w:p w14:paraId="331795CA"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w:t>
      </w:r>
      <w:r w:rsidRPr="00FF4549">
        <w:rPr>
          <w:rFonts w:ascii="Times New Roman" w:hAnsi="Times New Roman" w:cs="Times New Roman"/>
          <w:kern w:val="0"/>
        </w:rPr>
        <w:tab/>
        <w:t xml:space="preserve">Pessarrodona, A. et al. Global seaweed productivity. </w:t>
      </w:r>
      <w:r w:rsidRPr="00FF4549">
        <w:rPr>
          <w:rFonts w:ascii="Times New Roman" w:hAnsi="Times New Roman" w:cs="Times New Roman"/>
          <w:i/>
          <w:kern w:val="0"/>
        </w:rPr>
        <w:t>Science Advances</w:t>
      </w:r>
      <w:r w:rsidRPr="00FF4549">
        <w:rPr>
          <w:rFonts w:ascii="Times New Roman" w:hAnsi="Times New Roman" w:cs="Times New Roman"/>
          <w:kern w:val="0"/>
        </w:rPr>
        <w:t xml:space="preserve"> </w:t>
      </w:r>
      <w:r w:rsidRPr="00FF4549">
        <w:rPr>
          <w:rFonts w:ascii="Times New Roman" w:hAnsi="Times New Roman" w:cs="Times New Roman"/>
          <w:b/>
          <w:kern w:val="0"/>
        </w:rPr>
        <w:t>8</w:t>
      </w:r>
      <w:r w:rsidRPr="00FF4549">
        <w:rPr>
          <w:rFonts w:ascii="Times New Roman" w:hAnsi="Times New Roman" w:cs="Times New Roman"/>
          <w:kern w:val="0"/>
        </w:rPr>
        <w:t>, eabn2465 (2022).</w:t>
      </w:r>
    </w:p>
    <w:p w14:paraId="2ADA4698"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5.</w:t>
      </w:r>
      <w:r w:rsidRPr="00FF4549">
        <w:rPr>
          <w:rFonts w:ascii="Times New Roman" w:hAnsi="Times New Roman" w:cs="Times New Roman"/>
          <w:kern w:val="0"/>
        </w:rPr>
        <w:tab/>
        <w:t xml:space="preserve">Pessarrodona, A. et al. Carbon sequestration and climate change mitigation using macroalgae: a state of knowledge review. </w:t>
      </w:r>
      <w:r w:rsidRPr="00FF4549">
        <w:rPr>
          <w:rFonts w:ascii="Times New Roman" w:hAnsi="Times New Roman" w:cs="Times New Roman"/>
          <w:i/>
          <w:kern w:val="0"/>
        </w:rPr>
        <w:t>Biological Reviews</w:t>
      </w:r>
      <w:r w:rsidRPr="00FF4549">
        <w:rPr>
          <w:rFonts w:ascii="Times New Roman" w:hAnsi="Times New Roman" w:cs="Times New Roman"/>
          <w:kern w:val="0"/>
        </w:rPr>
        <w:t xml:space="preserve"> </w:t>
      </w:r>
      <w:r w:rsidRPr="00FF4549">
        <w:rPr>
          <w:rFonts w:ascii="Times New Roman" w:hAnsi="Times New Roman" w:cs="Times New Roman"/>
          <w:b/>
          <w:kern w:val="0"/>
        </w:rPr>
        <w:t>98</w:t>
      </w:r>
      <w:r w:rsidRPr="00FF4549">
        <w:rPr>
          <w:rFonts w:ascii="Times New Roman" w:hAnsi="Times New Roman" w:cs="Times New Roman"/>
          <w:kern w:val="0"/>
        </w:rPr>
        <w:t>, 1945–1971 (2023).</w:t>
      </w:r>
    </w:p>
    <w:p w14:paraId="12D2F164"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6.</w:t>
      </w:r>
      <w:r w:rsidRPr="00FF4549">
        <w:rPr>
          <w:rFonts w:ascii="Times New Roman" w:hAnsi="Times New Roman" w:cs="Times New Roman"/>
          <w:kern w:val="0"/>
        </w:rPr>
        <w:tab/>
        <w:t xml:space="preserve">Filbee-Dexter, K. et al. Kelp carbon sink potential decreases with warming due to accelerating decomposition. </w:t>
      </w:r>
      <w:r w:rsidRPr="00FF4549">
        <w:rPr>
          <w:rFonts w:ascii="Times New Roman" w:hAnsi="Times New Roman" w:cs="Times New Roman"/>
          <w:i/>
          <w:kern w:val="0"/>
        </w:rPr>
        <w:t>PLoS Biology</w:t>
      </w:r>
      <w:r w:rsidRPr="00FF4549">
        <w:rPr>
          <w:rFonts w:ascii="Times New Roman" w:hAnsi="Times New Roman" w:cs="Times New Roman"/>
          <w:kern w:val="0"/>
        </w:rPr>
        <w:t xml:space="preserve"> </w:t>
      </w:r>
      <w:r w:rsidRPr="00FF4549">
        <w:rPr>
          <w:rFonts w:ascii="Times New Roman" w:hAnsi="Times New Roman" w:cs="Times New Roman"/>
          <w:b/>
          <w:kern w:val="0"/>
        </w:rPr>
        <w:t>20</w:t>
      </w:r>
      <w:r w:rsidRPr="00FF4549">
        <w:rPr>
          <w:rFonts w:ascii="Times New Roman" w:hAnsi="Times New Roman" w:cs="Times New Roman"/>
          <w:kern w:val="0"/>
        </w:rPr>
        <w:t>, e3001702 (2022).</w:t>
      </w:r>
    </w:p>
    <w:p w14:paraId="41833756"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7.</w:t>
      </w:r>
      <w:r w:rsidRPr="00FF4549">
        <w:rPr>
          <w:rFonts w:ascii="Times New Roman" w:hAnsi="Times New Roman" w:cs="Times New Roman"/>
          <w:kern w:val="0"/>
        </w:rPr>
        <w:tab/>
        <w:t xml:space="preserve">Kennedy, J. R. &amp; Blain, C. O. A systematic review of marine macroalgal degradation: toward a better understanding of macroalgal carbon sequestration potential. </w:t>
      </w:r>
      <w:r w:rsidRPr="00FF4549">
        <w:rPr>
          <w:rFonts w:ascii="Times New Roman" w:hAnsi="Times New Roman" w:cs="Times New Roman"/>
          <w:i/>
          <w:kern w:val="0"/>
        </w:rPr>
        <w:t>Journal of Phycology</w:t>
      </w:r>
      <w:r w:rsidRPr="00FF4549">
        <w:rPr>
          <w:rFonts w:ascii="Times New Roman" w:hAnsi="Times New Roman" w:cs="Times New Roman"/>
          <w:kern w:val="0"/>
        </w:rPr>
        <w:t xml:space="preserve"> </w:t>
      </w:r>
      <w:r w:rsidRPr="00FF4549">
        <w:rPr>
          <w:rFonts w:ascii="Times New Roman" w:hAnsi="Times New Roman" w:cs="Times New Roman"/>
          <w:b/>
          <w:kern w:val="0"/>
        </w:rPr>
        <w:t>61</w:t>
      </w:r>
      <w:r w:rsidRPr="00FF4549">
        <w:rPr>
          <w:rFonts w:ascii="Times New Roman" w:hAnsi="Times New Roman" w:cs="Times New Roman"/>
          <w:kern w:val="0"/>
        </w:rPr>
        <w:t>, 399–432 (2025).</w:t>
      </w:r>
    </w:p>
    <w:p w14:paraId="61EEA5F2"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8.</w:t>
      </w:r>
      <w:r w:rsidRPr="00FF4549">
        <w:rPr>
          <w:rFonts w:ascii="Times New Roman" w:hAnsi="Times New Roman" w:cs="Times New Roman"/>
          <w:kern w:val="0"/>
        </w:rPr>
        <w:tab/>
        <w:t xml:space="preserve">Pedersen, M. F., Filbee-Dexter, K., Frisk, N. L., Sárossy, Z. &amp; Wernberg, T. Carbon sequestration potential increased by incomplete anaerobic decomposition of kelp detritus. </w:t>
      </w:r>
      <w:r w:rsidRPr="00FF4549">
        <w:rPr>
          <w:rFonts w:ascii="Times New Roman" w:hAnsi="Times New Roman" w:cs="Times New Roman"/>
          <w:i/>
          <w:kern w:val="0"/>
        </w:rPr>
        <w:t>Marine Ecology Progress Series</w:t>
      </w:r>
      <w:r w:rsidRPr="00FF4549">
        <w:rPr>
          <w:rFonts w:ascii="Times New Roman" w:hAnsi="Times New Roman" w:cs="Times New Roman"/>
          <w:kern w:val="0"/>
        </w:rPr>
        <w:t xml:space="preserve"> </w:t>
      </w:r>
      <w:r w:rsidRPr="00FF4549">
        <w:rPr>
          <w:rFonts w:ascii="Times New Roman" w:hAnsi="Times New Roman" w:cs="Times New Roman"/>
          <w:b/>
          <w:kern w:val="0"/>
        </w:rPr>
        <w:t>660</w:t>
      </w:r>
      <w:r w:rsidRPr="00FF4549">
        <w:rPr>
          <w:rFonts w:ascii="Times New Roman" w:hAnsi="Times New Roman" w:cs="Times New Roman"/>
          <w:kern w:val="0"/>
        </w:rPr>
        <w:t>, 53–67 (2021).</w:t>
      </w:r>
    </w:p>
    <w:p w14:paraId="1B612E9A"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9.</w:t>
      </w:r>
      <w:r w:rsidRPr="00FF4549">
        <w:rPr>
          <w:rFonts w:ascii="Times New Roman" w:hAnsi="Times New Roman" w:cs="Times New Roman"/>
          <w:kern w:val="0"/>
        </w:rPr>
        <w:tab/>
        <w:t xml:space="preserve">White, L. J. &amp; Norkko, A. A path towards appropriate degradation experiments for assessing carbon sequestration potential of macroalgae. </w:t>
      </w:r>
      <w:r w:rsidRPr="00FF4549">
        <w:rPr>
          <w:rFonts w:ascii="Times New Roman" w:hAnsi="Times New Roman" w:cs="Times New Roman"/>
          <w:i/>
          <w:kern w:val="0"/>
        </w:rPr>
        <w:t>Journal of Ecology</w:t>
      </w:r>
      <w:r w:rsidRPr="00FF4549">
        <w:rPr>
          <w:rFonts w:ascii="Times New Roman" w:hAnsi="Times New Roman" w:cs="Times New Roman"/>
          <w:kern w:val="0"/>
        </w:rPr>
        <w:t xml:space="preserve"> </w:t>
      </w:r>
      <w:r w:rsidRPr="00FF4549">
        <w:rPr>
          <w:rFonts w:ascii="Times New Roman" w:hAnsi="Times New Roman" w:cs="Times New Roman"/>
          <w:b/>
          <w:kern w:val="0"/>
        </w:rPr>
        <w:t>113</w:t>
      </w:r>
      <w:r w:rsidRPr="00FF4549">
        <w:rPr>
          <w:rFonts w:ascii="Times New Roman" w:hAnsi="Times New Roman" w:cs="Times New Roman"/>
          <w:kern w:val="0"/>
        </w:rPr>
        <w:t>, 2730–2743 (2025).</w:t>
      </w:r>
    </w:p>
    <w:p w14:paraId="7A457CD2"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10.</w:t>
      </w:r>
      <w:r w:rsidRPr="00FF4549">
        <w:rPr>
          <w:rFonts w:ascii="Times New Roman" w:hAnsi="Times New Roman" w:cs="Times New Roman"/>
          <w:kern w:val="0"/>
        </w:rPr>
        <w:tab/>
        <w:t xml:space="preserve">Wright, L. S., Pessarrodona, A. &amp; Foggo, A. Climate-driven shifts in kelp forest composition reduce carbon sequestration potential. </w:t>
      </w:r>
      <w:r w:rsidRPr="00FF4549">
        <w:rPr>
          <w:rFonts w:ascii="Times New Roman" w:hAnsi="Times New Roman" w:cs="Times New Roman"/>
          <w:i/>
          <w:kern w:val="0"/>
        </w:rPr>
        <w:t>Global Change Biology</w:t>
      </w:r>
      <w:r w:rsidRPr="00FF4549">
        <w:rPr>
          <w:rFonts w:ascii="Times New Roman" w:hAnsi="Times New Roman" w:cs="Times New Roman"/>
          <w:kern w:val="0"/>
        </w:rPr>
        <w:t xml:space="preserve"> </w:t>
      </w:r>
      <w:r w:rsidRPr="00FF4549">
        <w:rPr>
          <w:rFonts w:ascii="Times New Roman" w:hAnsi="Times New Roman" w:cs="Times New Roman"/>
          <w:b/>
          <w:kern w:val="0"/>
        </w:rPr>
        <w:t>28</w:t>
      </w:r>
      <w:r w:rsidRPr="00FF4549">
        <w:rPr>
          <w:rFonts w:ascii="Times New Roman" w:hAnsi="Times New Roman" w:cs="Times New Roman"/>
          <w:kern w:val="0"/>
        </w:rPr>
        <w:t>, 5514–5531 (2022).</w:t>
      </w:r>
    </w:p>
    <w:p w14:paraId="56D26AF1"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11.</w:t>
      </w:r>
      <w:r w:rsidRPr="00FF4549">
        <w:rPr>
          <w:rFonts w:ascii="Times New Roman" w:hAnsi="Times New Roman" w:cs="Times New Roman"/>
          <w:kern w:val="0"/>
        </w:rPr>
        <w:tab/>
        <w:t xml:space="preserve">Mann, K. H. Seaweeds: their productivity and strategy for growth. </w:t>
      </w:r>
      <w:r w:rsidRPr="00FF4549">
        <w:rPr>
          <w:rFonts w:ascii="Times New Roman" w:hAnsi="Times New Roman" w:cs="Times New Roman"/>
          <w:i/>
          <w:kern w:val="0"/>
        </w:rPr>
        <w:t>Science</w:t>
      </w:r>
      <w:r w:rsidRPr="00FF4549">
        <w:rPr>
          <w:rFonts w:ascii="Times New Roman" w:hAnsi="Times New Roman" w:cs="Times New Roman"/>
          <w:kern w:val="0"/>
        </w:rPr>
        <w:t xml:space="preserve"> </w:t>
      </w:r>
      <w:r w:rsidRPr="00FF4549">
        <w:rPr>
          <w:rFonts w:ascii="Times New Roman" w:hAnsi="Times New Roman" w:cs="Times New Roman"/>
          <w:b/>
          <w:kern w:val="0"/>
        </w:rPr>
        <w:t>182</w:t>
      </w:r>
      <w:r w:rsidRPr="00FF4549">
        <w:rPr>
          <w:rFonts w:ascii="Times New Roman" w:hAnsi="Times New Roman" w:cs="Times New Roman"/>
          <w:kern w:val="0"/>
        </w:rPr>
        <w:t>, 975–981 (1973).</w:t>
      </w:r>
    </w:p>
    <w:p w14:paraId="615D73B2"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12.</w:t>
      </w:r>
      <w:r w:rsidRPr="00FF4549">
        <w:rPr>
          <w:rFonts w:ascii="Times New Roman" w:hAnsi="Times New Roman" w:cs="Times New Roman"/>
          <w:kern w:val="0"/>
        </w:rPr>
        <w:tab/>
        <w:t xml:space="preserve">Cebrián, J. &amp; Duarte, C. M. Plant growth-rate dependence of detrital carbon storage in ecosystems. </w:t>
      </w:r>
      <w:r w:rsidRPr="00FF4549">
        <w:rPr>
          <w:rFonts w:ascii="Times New Roman" w:hAnsi="Times New Roman" w:cs="Times New Roman"/>
          <w:i/>
          <w:kern w:val="0"/>
        </w:rPr>
        <w:t>Science</w:t>
      </w:r>
      <w:r w:rsidRPr="00FF4549">
        <w:rPr>
          <w:rFonts w:ascii="Times New Roman" w:hAnsi="Times New Roman" w:cs="Times New Roman"/>
          <w:kern w:val="0"/>
        </w:rPr>
        <w:t xml:space="preserve"> </w:t>
      </w:r>
      <w:r w:rsidRPr="00FF4549">
        <w:rPr>
          <w:rFonts w:ascii="Times New Roman" w:hAnsi="Times New Roman" w:cs="Times New Roman"/>
          <w:b/>
          <w:kern w:val="0"/>
        </w:rPr>
        <w:t>268</w:t>
      </w:r>
      <w:r w:rsidRPr="00FF4549">
        <w:rPr>
          <w:rFonts w:ascii="Times New Roman" w:hAnsi="Times New Roman" w:cs="Times New Roman"/>
          <w:kern w:val="0"/>
        </w:rPr>
        <w:t>, 1606–1608 (1995).</w:t>
      </w:r>
    </w:p>
    <w:p w14:paraId="592C4CD4"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13.</w:t>
      </w:r>
      <w:r w:rsidRPr="00FF4549">
        <w:rPr>
          <w:rFonts w:ascii="Times New Roman" w:hAnsi="Times New Roman" w:cs="Times New Roman"/>
          <w:kern w:val="0"/>
        </w:rPr>
        <w:tab/>
        <w:t xml:space="preserve">Anderson‐Teixeira, K. J. et al. ForC: a global database of forest carbon stocks and fluxes. </w:t>
      </w:r>
      <w:r w:rsidRPr="00FF4549">
        <w:rPr>
          <w:rFonts w:ascii="Times New Roman" w:hAnsi="Times New Roman" w:cs="Times New Roman"/>
          <w:i/>
          <w:kern w:val="0"/>
        </w:rPr>
        <w:t>Ecology</w:t>
      </w:r>
      <w:r w:rsidRPr="00FF4549">
        <w:rPr>
          <w:rFonts w:ascii="Times New Roman" w:hAnsi="Times New Roman" w:cs="Times New Roman"/>
          <w:kern w:val="0"/>
        </w:rPr>
        <w:t xml:space="preserve"> </w:t>
      </w:r>
      <w:r w:rsidRPr="00FF4549">
        <w:rPr>
          <w:rFonts w:ascii="Times New Roman" w:hAnsi="Times New Roman" w:cs="Times New Roman"/>
          <w:b/>
          <w:kern w:val="0"/>
        </w:rPr>
        <w:t>99</w:t>
      </w:r>
      <w:r w:rsidRPr="00FF4549">
        <w:rPr>
          <w:rFonts w:ascii="Times New Roman" w:hAnsi="Times New Roman" w:cs="Times New Roman"/>
          <w:kern w:val="0"/>
        </w:rPr>
        <w:t>, (2018).</w:t>
      </w:r>
    </w:p>
    <w:p w14:paraId="138C40B4"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14.</w:t>
      </w:r>
      <w:r w:rsidRPr="00FF4549">
        <w:rPr>
          <w:rFonts w:ascii="Times New Roman" w:hAnsi="Times New Roman" w:cs="Times New Roman"/>
          <w:kern w:val="0"/>
        </w:rPr>
        <w:tab/>
        <w:t xml:space="preserve">Frontier, N., de Bettignies, F., Foggo, A. &amp; Davoult, D. Sustained productivity and respiration of degrading kelp detritus in the shallow benthos: detached or broken, but not dead. </w:t>
      </w:r>
      <w:r w:rsidRPr="00FF4549">
        <w:rPr>
          <w:rFonts w:ascii="Times New Roman" w:hAnsi="Times New Roman" w:cs="Times New Roman"/>
          <w:i/>
          <w:kern w:val="0"/>
        </w:rPr>
        <w:t>Marine Environmental Research</w:t>
      </w:r>
      <w:r w:rsidRPr="00FF4549">
        <w:rPr>
          <w:rFonts w:ascii="Times New Roman" w:hAnsi="Times New Roman" w:cs="Times New Roman"/>
          <w:kern w:val="0"/>
        </w:rPr>
        <w:t xml:space="preserve"> </w:t>
      </w:r>
      <w:r w:rsidRPr="00FF4549">
        <w:rPr>
          <w:rFonts w:ascii="Times New Roman" w:hAnsi="Times New Roman" w:cs="Times New Roman"/>
          <w:b/>
          <w:kern w:val="0"/>
        </w:rPr>
        <w:t>166</w:t>
      </w:r>
      <w:r w:rsidRPr="00FF4549">
        <w:rPr>
          <w:rFonts w:ascii="Times New Roman" w:hAnsi="Times New Roman" w:cs="Times New Roman"/>
          <w:kern w:val="0"/>
        </w:rPr>
        <w:t>, 105277 (2021).</w:t>
      </w:r>
    </w:p>
    <w:p w14:paraId="069AEB26"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lastRenderedPageBreak/>
        <w:t>15.</w:t>
      </w:r>
      <w:r w:rsidRPr="00FF4549">
        <w:rPr>
          <w:rFonts w:ascii="Times New Roman" w:hAnsi="Times New Roman" w:cs="Times New Roman"/>
          <w:kern w:val="0"/>
        </w:rPr>
        <w:tab/>
        <w:t xml:space="preserve">Frontier, N., Mulas, M., Foggo, A. &amp; Smale, D. A. The influence of light and temperature on detritus degradation rates for kelp species with contrasting thermal affinities. </w:t>
      </w:r>
      <w:r w:rsidRPr="00FF4549">
        <w:rPr>
          <w:rFonts w:ascii="Times New Roman" w:hAnsi="Times New Roman" w:cs="Times New Roman"/>
          <w:i/>
          <w:kern w:val="0"/>
        </w:rPr>
        <w:t>Marine Environmental Research</w:t>
      </w:r>
      <w:r w:rsidRPr="00FF4549">
        <w:rPr>
          <w:rFonts w:ascii="Times New Roman" w:hAnsi="Times New Roman" w:cs="Times New Roman"/>
          <w:kern w:val="0"/>
        </w:rPr>
        <w:t xml:space="preserve"> </w:t>
      </w:r>
      <w:r w:rsidRPr="00FF4549">
        <w:rPr>
          <w:rFonts w:ascii="Times New Roman" w:hAnsi="Times New Roman" w:cs="Times New Roman"/>
          <w:b/>
          <w:kern w:val="0"/>
        </w:rPr>
        <w:t>173</w:t>
      </w:r>
      <w:r w:rsidRPr="00FF4549">
        <w:rPr>
          <w:rFonts w:ascii="Times New Roman" w:hAnsi="Times New Roman" w:cs="Times New Roman"/>
          <w:kern w:val="0"/>
        </w:rPr>
        <w:t>, 105529 (2022).</w:t>
      </w:r>
    </w:p>
    <w:p w14:paraId="003BB54D"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16.</w:t>
      </w:r>
      <w:r w:rsidRPr="00FF4549">
        <w:rPr>
          <w:rFonts w:ascii="Times New Roman" w:hAnsi="Times New Roman" w:cs="Times New Roman"/>
          <w:kern w:val="0"/>
        </w:rPr>
        <w:tab/>
        <w:t xml:space="preserve">Wright, L. S. &amp; Foggo, A. Photosynthetic pigments of co-occurring Northeast Atlantic </w:t>
      </w:r>
      <w:r w:rsidRPr="00FF4549">
        <w:rPr>
          <w:rFonts w:ascii="Times New Roman" w:hAnsi="Times New Roman" w:cs="Times New Roman"/>
          <w:i/>
          <w:kern w:val="0"/>
        </w:rPr>
        <w:t>Laminaria</w:t>
      </w:r>
      <w:r w:rsidRPr="00FF4549">
        <w:rPr>
          <w:rFonts w:ascii="Times New Roman" w:hAnsi="Times New Roman" w:cs="Times New Roman"/>
          <w:kern w:val="0"/>
        </w:rPr>
        <w:t xml:space="preserve"> spp. are unaffected by decomposition. </w:t>
      </w:r>
      <w:r w:rsidRPr="00FF4549">
        <w:rPr>
          <w:rFonts w:ascii="Times New Roman" w:hAnsi="Times New Roman" w:cs="Times New Roman"/>
          <w:i/>
          <w:kern w:val="0"/>
        </w:rPr>
        <w:t>Marine Ecology Progress Series</w:t>
      </w:r>
      <w:r w:rsidRPr="00FF4549">
        <w:rPr>
          <w:rFonts w:ascii="Times New Roman" w:hAnsi="Times New Roman" w:cs="Times New Roman"/>
          <w:kern w:val="0"/>
        </w:rPr>
        <w:t xml:space="preserve"> </w:t>
      </w:r>
      <w:r w:rsidRPr="00FF4549">
        <w:rPr>
          <w:rFonts w:ascii="Times New Roman" w:hAnsi="Times New Roman" w:cs="Times New Roman"/>
          <w:b/>
          <w:kern w:val="0"/>
        </w:rPr>
        <w:t>678</w:t>
      </w:r>
      <w:r w:rsidRPr="00FF4549">
        <w:rPr>
          <w:rFonts w:ascii="Times New Roman" w:hAnsi="Times New Roman" w:cs="Times New Roman"/>
          <w:kern w:val="0"/>
        </w:rPr>
        <w:t>, 227–232 (2021).</w:t>
      </w:r>
    </w:p>
    <w:p w14:paraId="0DA6E9B2"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17.</w:t>
      </w:r>
      <w:r w:rsidRPr="00FF4549">
        <w:rPr>
          <w:rFonts w:ascii="Times New Roman" w:hAnsi="Times New Roman" w:cs="Times New Roman"/>
          <w:kern w:val="0"/>
        </w:rPr>
        <w:tab/>
        <w:t xml:space="preserve">Wright, L. S. &amp; Kregting, L. Genus-specific response of kelp photosynthetic pigments to decomposition. </w:t>
      </w:r>
      <w:r w:rsidRPr="00FF4549">
        <w:rPr>
          <w:rFonts w:ascii="Times New Roman" w:hAnsi="Times New Roman" w:cs="Times New Roman"/>
          <w:i/>
          <w:kern w:val="0"/>
        </w:rPr>
        <w:t>Marine Biology</w:t>
      </w:r>
      <w:r w:rsidRPr="00FF4549">
        <w:rPr>
          <w:rFonts w:ascii="Times New Roman" w:hAnsi="Times New Roman" w:cs="Times New Roman"/>
          <w:kern w:val="0"/>
        </w:rPr>
        <w:t xml:space="preserve"> </w:t>
      </w:r>
      <w:r w:rsidRPr="00FF4549">
        <w:rPr>
          <w:rFonts w:ascii="Times New Roman" w:hAnsi="Times New Roman" w:cs="Times New Roman"/>
          <w:b/>
          <w:kern w:val="0"/>
        </w:rPr>
        <w:t>170</w:t>
      </w:r>
      <w:r w:rsidRPr="00FF4549">
        <w:rPr>
          <w:rFonts w:ascii="Times New Roman" w:hAnsi="Times New Roman" w:cs="Times New Roman"/>
          <w:kern w:val="0"/>
        </w:rPr>
        <w:t>, 144 (2023).</w:t>
      </w:r>
    </w:p>
    <w:p w14:paraId="57601746"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18.</w:t>
      </w:r>
      <w:r w:rsidRPr="00FF4549">
        <w:rPr>
          <w:rFonts w:ascii="Times New Roman" w:hAnsi="Times New Roman" w:cs="Times New Roman"/>
          <w:kern w:val="0"/>
        </w:rPr>
        <w:tab/>
        <w:t xml:space="preserve">Wright, L. S., Simpkins, T., Filbee-Dexter, K. &amp; Wernberg, T. Temperature sensitivity of detrital photosynthesis. </w:t>
      </w:r>
      <w:r w:rsidRPr="00FF4549">
        <w:rPr>
          <w:rFonts w:ascii="Times New Roman" w:hAnsi="Times New Roman" w:cs="Times New Roman"/>
          <w:i/>
          <w:kern w:val="0"/>
        </w:rPr>
        <w:t>Annals of Botany</w:t>
      </w:r>
      <w:r w:rsidRPr="00FF4549">
        <w:rPr>
          <w:rFonts w:ascii="Times New Roman" w:hAnsi="Times New Roman" w:cs="Times New Roman"/>
          <w:kern w:val="0"/>
        </w:rPr>
        <w:t xml:space="preserve"> </w:t>
      </w:r>
      <w:r w:rsidRPr="00FF4549">
        <w:rPr>
          <w:rFonts w:ascii="Times New Roman" w:hAnsi="Times New Roman" w:cs="Times New Roman"/>
          <w:b/>
          <w:kern w:val="0"/>
        </w:rPr>
        <w:t>133</w:t>
      </w:r>
      <w:r w:rsidRPr="00FF4549">
        <w:rPr>
          <w:rFonts w:ascii="Times New Roman" w:hAnsi="Times New Roman" w:cs="Times New Roman"/>
          <w:kern w:val="0"/>
        </w:rPr>
        <w:t>, 17–28 (2024).</w:t>
      </w:r>
    </w:p>
    <w:p w14:paraId="1C69B6D3"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19.</w:t>
      </w:r>
      <w:r w:rsidRPr="00FF4549">
        <w:rPr>
          <w:rFonts w:ascii="Times New Roman" w:hAnsi="Times New Roman" w:cs="Times New Roman"/>
          <w:kern w:val="0"/>
        </w:rPr>
        <w:tab/>
        <w:t xml:space="preserve">Babiker, M. et al. in </w:t>
      </w:r>
      <w:r w:rsidRPr="00FF4549">
        <w:rPr>
          <w:rFonts w:ascii="Times New Roman" w:hAnsi="Times New Roman" w:cs="Times New Roman"/>
          <w:i/>
          <w:kern w:val="0"/>
        </w:rPr>
        <w:t>IPCC, 2022: Climate Change 2022: Mitigation of Climate Change. Contribution of Working Group III to the Sixth Assessment Report of the Intergovernmental Panel on Climate Change</w:t>
      </w:r>
      <w:r w:rsidRPr="00FF4549">
        <w:rPr>
          <w:rFonts w:ascii="Times New Roman" w:hAnsi="Times New Roman" w:cs="Times New Roman"/>
          <w:kern w:val="0"/>
        </w:rPr>
        <w:t xml:space="preserve"> (eds Shukla, P. R. et al.) 1245–1354 (Cambridge University Press, Cambridge and New York, 2022).</w:t>
      </w:r>
    </w:p>
    <w:p w14:paraId="1E9772E7"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20.</w:t>
      </w:r>
      <w:r w:rsidRPr="00FF4549">
        <w:rPr>
          <w:rFonts w:ascii="Times New Roman" w:hAnsi="Times New Roman" w:cs="Times New Roman"/>
          <w:kern w:val="0"/>
        </w:rPr>
        <w:tab/>
        <w:t xml:space="preserve">Jayathilake, D. R. M. &amp; Costello, M. J. A modelled global distribution of the kelp biome. </w:t>
      </w:r>
      <w:r w:rsidRPr="00FF4549">
        <w:rPr>
          <w:rFonts w:ascii="Times New Roman" w:hAnsi="Times New Roman" w:cs="Times New Roman"/>
          <w:i/>
          <w:kern w:val="0"/>
        </w:rPr>
        <w:t>Biological Conservation</w:t>
      </w:r>
      <w:r w:rsidRPr="00FF4549">
        <w:rPr>
          <w:rFonts w:ascii="Times New Roman" w:hAnsi="Times New Roman" w:cs="Times New Roman"/>
          <w:kern w:val="0"/>
        </w:rPr>
        <w:t xml:space="preserve"> </w:t>
      </w:r>
      <w:r w:rsidRPr="00FF4549">
        <w:rPr>
          <w:rFonts w:ascii="Times New Roman" w:hAnsi="Times New Roman" w:cs="Times New Roman"/>
          <w:b/>
          <w:kern w:val="0"/>
        </w:rPr>
        <w:t>252</w:t>
      </w:r>
      <w:r w:rsidRPr="00FF4549">
        <w:rPr>
          <w:rFonts w:ascii="Times New Roman" w:hAnsi="Times New Roman" w:cs="Times New Roman"/>
          <w:kern w:val="0"/>
        </w:rPr>
        <w:t>, 108815 (2020).</w:t>
      </w:r>
    </w:p>
    <w:p w14:paraId="331FCEE0"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21.</w:t>
      </w:r>
      <w:r w:rsidRPr="00FF4549">
        <w:rPr>
          <w:rFonts w:ascii="Times New Roman" w:hAnsi="Times New Roman" w:cs="Times New Roman"/>
          <w:kern w:val="0"/>
        </w:rPr>
        <w:tab/>
        <w:t xml:space="preserve">Schiel, D. R. &amp; Choat, J. H. Effects of density on monospecific stands of marine algae. </w:t>
      </w:r>
      <w:r w:rsidRPr="00FF4549">
        <w:rPr>
          <w:rFonts w:ascii="Times New Roman" w:hAnsi="Times New Roman" w:cs="Times New Roman"/>
          <w:i/>
          <w:kern w:val="0"/>
        </w:rPr>
        <w:t>Nature</w:t>
      </w:r>
      <w:r w:rsidRPr="00FF4549">
        <w:rPr>
          <w:rFonts w:ascii="Times New Roman" w:hAnsi="Times New Roman" w:cs="Times New Roman"/>
          <w:kern w:val="0"/>
        </w:rPr>
        <w:t xml:space="preserve"> </w:t>
      </w:r>
      <w:r w:rsidRPr="00FF4549">
        <w:rPr>
          <w:rFonts w:ascii="Times New Roman" w:hAnsi="Times New Roman" w:cs="Times New Roman"/>
          <w:b/>
          <w:kern w:val="0"/>
        </w:rPr>
        <w:t>285</w:t>
      </w:r>
      <w:r w:rsidRPr="00FF4549">
        <w:rPr>
          <w:rFonts w:ascii="Times New Roman" w:hAnsi="Times New Roman" w:cs="Times New Roman"/>
          <w:kern w:val="0"/>
        </w:rPr>
        <w:t>, 324–326 (1980).</w:t>
      </w:r>
    </w:p>
    <w:p w14:paraId="665041BD"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22.</w:t>
      </w:r>
      <w:r w:rsidRPr="00FF4549">
        <w:rPr>
          <w:rFonts w:ascii="Times New Roman" w:hAnsi="Times New Roman" w:cs="Times New Roman"/>
          <w:kern w:val="0"/>
        </w:rPr>
        <w:tab/>
        <w:t xml:space="preserve">Creed, J. C., Vieira, V. M. N. C. S., Norton, T. A. &amp; Caetano, D. A meta-analysis shows that seaweeds surpass plants, setting life-on-Earth’s limit for biomass packing. </w:t>
      </w:r>
      <w:r w:rsidRPr="00FF4549">
        <w:rPr>
          <w:rFonts w:ascii="Times New Roman" w:hAnsi="Times New Roman" w:cs="Times New Roman"/>
          <w:i/>
          <w:kern w:val="0"/>
        </w:rPr>
        <w:t>BMC Ecology</w:t>
      </w:r>
      <w:r w:rsidRPr="00FF4549">
        <w:rPr>
          <w:rFonts w:ascii="Times New Roman" w:hAnsi="Times New Roman" w:cs="Times New Roman"/>
          <w:kern w:val="0"/>
        </w:rPr>
        <w:t xml:space="preserve"> </w:t>
      </w:r>
      <w:r w:rsidRPr="00FF4549">
        <w:rPr>
          <w:rFonts w:ascii="Times New Roman" w:hAnsi="Times New Roman" w:cs="Times New Roman"/>
          <w:b/>
          <w:kern w:val="0"/>
        </w:rPr>
        <w:t>19</w:t>
      </w:r>
      <w:r w:rsidRPr="00FF4549">
        <w:rPr>
          <w:rFonts w:ascii="Times New Roman" w:hAnsi="Times New Roman" w:cs="Times New Roman"/>
          <w:kern w:val="0"/>
        </w:rPr>
        <w:t>, 6 (2019).</w:t>
      </w:r>
    </w:p>
    <w:p w14:paraId="2FF6CBC0"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23.</w:t>
      </w:r>
      <w:r w:rsidRPr="00FF4549">
        <w:rPr>
          <w:rFonts w:ascii="Times New Roman" w:hAnsi="Times New Roman" w:cs="Times New Roman"/>
          <w:kern w:val="0"/>
        </w:rPr>
        <w:tab/>
        <w:t xml:space="preserve">Duarte, C. M. &amp; Cebrián, J. The fate of marine autotrophic production. </w:t>
      </w:r>
      <w:r w:rsidRPr="00FF4549">
        <w:rPr>
          <w:rFonts w:ascii="Times New Roman" w:hAnsi="Times New Roman" w:cs="Times New Roman"/>
          <w:i/>
          <w:kern w:val="0"/>
        </w:rPr>
        <w:t>Limnology and Oceanography</w:t>
      </w:r>
      <w:r w:rsidRPr="00FF4549">
        <w:rPr>
          <w:rFonts w:ascii="Times New Roman" w:hAnsi="Times New Roman" w:cs="Times New Roman"/>
          <w:kern w:val="0"/>
        </w:rPr>
        <w:t xml:space="preserve"> </w:t>
      </w:r>
      <w:r w:rsidRPr="00FF4549">
        <w:rPr>
          <w:rFonts w:ascii="Times New Roman" w:hAnsi="Times New Roman" w:cs="Times New Roman"/>
          <w:b/>
          <w:kern w:val="0"/>
        </w:rPr>
        <w:t>41</w:t>
      </w:r>
      <w:r w:rsidRPr="00FF4549">
        <w:rPr>
          <w:rFonts w:ascii="Times New Roman" w:hAnsi="Times New Roman" w:cs="Times New Roman"/>
          <w:kern w:val="0"/>
        </w:rPr>
        <w:t>, 1758–1766 (1996).</w:t>
      </w:r>
    </w:p>
    <w:p w14:paraId="29F3414B"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24.</w:t>
      </w:r>
      <w:r w:rsidRPr="00FF4549">
        <w:rPr>
          <w:rFonts w:ascii="Times New Roman" w:hAnsi="Times New Roman" w:cs="Times New Roman"/>
          <w:kern w:val="0"/>
        </w:rPr>
        <w:tab/>
        <w:t xml:space="preserve">Smith, S. V. Marine macrophytes as a global carbon sink. </w:t>
      </w:r>
      <w:r w:rsidRPr="00FF4549">
        <w:rPr>
          <w:rFonts w:ascii="Times New Roman" w:hAnsi="Times New Roman" w:cs="Times New Roman"/>
          <w:i/>
          <w:kern w:val="0"/>
        </w:rPr>
        <w:t>Science</w:t>
      </w:r>
      <w:r w:rsidRPr="00FF4549">
        <w:rPr>
          <w:rFonts w:ascii="Times New Roman" w:hAnsi="Times New Roman" w:cs="Times New Roman"/>
          <w:kern w:val="0"/>
        </w:rPr>
        <w:t xml:space="preserve"> </w:t>
      </w:r>
      <w:r w:rsidRPr="00FF4549">
        <w:rPr>
          <w:rFonts w:ascii="Times New Roman" w:hAnsi="Times New Roman" w:cs="Times New Roman"/>
          <w:b/>
          <w:kern w:val="0"/>
        </w:rPr>
        <w:t>211</w:t>
      </w:r>
      <w:r w:rsidRPr="00FF4549">
        <w:rPr>
          <w:rFonts w:ascii="Times New Roman" w:hAnsi="Times New Roman" w:cs="Times New Roman"/>
          <w:kern w:val="0"/>
        </w:rPr>
        <w:t>, 838–840 (1981).</w:t>
      </w:r>
    </w:p>
    <w:p w14:paraId="741CAB17"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25.</w:t>
      </w:r>
      <w:r w:rsidRPr="00FF4549">
        <w:rPr>
          <w:rFonts w:ascii="Times New Roman" w:hAnsi="Times New Roman" w:cs="Times New Roman"/>
          <w:kern w:val="0"/>
        </w:rPr>
        <w:tab/>
        <w:t xml:space="preserve">Cebrián, J. &amp; Duarte, C. M. The dependence of herbivory on growth rate in natural plant communities. </w:t>
      </w:r>
      <w:r w:rsidRPr="00FF4549">
        <w:rPr>
          <w:rFonts w:ascii="Times New Roman" w:hAnsi="Times New Roman" w:cs="Times New Roman"/>
          <w:i/>
          <w:kern w:val="0"/>
        </w:rPr>
        <w:t>Functional Ecology</w:t>
      </w:r>
      <w:r w:rsidRPr="00FF4549">
        <w:rPr>
          <w:rFonts w:ascii="Times New Roman" w:hAnsi="Times New Roman" w:cs="Times New Roman"/>
          <w:kern w:val="0"/>
        </w:rPr>
        <w:t xml:space="preserve"> </w:t>
      </w:r>
      <w:r w:rsidRPr="00FF4549">
        <w:rPr>
          <w:rFonts w:ascii="Times New Roman" w:hAnsi="Times New Roman" w:cs="Times New Roman"/>
          <w:b/>
          <w:kern w:val="0"/>
        </w:rPr>
        <w:t>8</w:t>
      </w:r>
      <w:r w:rsidRPr="00FF4549">
        <w:rPr>
          <w:rFonts w:ascii="Times New Roman" w:hAnsi="Times New Roman" w:cs="Times New Roman"/>
          <w:kern w:val="0"/>
        </w:rPr>
        <w:t>, 518–525 (1994).</w:t>
      </w:r>
    </w:p>
    <w:p w14:paraId="0ADC9130"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26.</w:t>
      </w:r>
      <w:r w:rsidRPr="00FF4549">
        <w:rPr>
          <w:rFonts w:ascii="Times New Roman" w:hAnsi="Times New Roman" w:cs="Times New Roman"/>
          <w:kern w:val="0"/>
        </w:rPr>
        <w:tab/>
        <w:t xml:space="preserve">Cebrián, J. Patterns in the fate of production in plant communities. </w:t>
      </w:r>
      <w:r w:rsidRPr="00FF4549">
        <w:rPr>
          <w:rFonts w:ascii="Times New Roman" w:hAnsi="Times New Roman" w:cs="Times New Roman"/>
          <w:i/>
          <w:kern w:val="0"/>
        </w:rPr>
        <w:t>The American Naturalist</w:t>
      </w:r>
      <w:r w:rsidRPr="00FF4549">
        <w:rPr>
          <w:rFonts w:ascii="Times New Roman" w:hAnsi="Times New Roman" w:cs="Times New Roman"/>
          <w:kern w:val="0"/>
        </w:rPr>
        <w:t xml:space="preserve"> </w:t>
      </w:r>
      <w:r w:rsidRPr="00FF4549">
        <w:rPr>
          <w:rFonts w:ascii="Times New Roman" w:hAnsi="Times New Roman" w:cs="Times New Roman"/>
          <w:b/>
          <w:kern w:val="0"/>
        </w:rPr>
        <w:t>154</w:t>
      </w:r>
      <w:r w:rsidRPr="00FF4549">
        <w:rPr>
          <w:rFonts w:ascii="Times New Roman" w:hAnsi="Times New Roman" w:cs="Times New Roman"/>
          <w:kern w:val="0"/>
        </w:rPr>
        <w:t>, 449–468 (1999).</w:t>
      </w:r>
    </w:p>
    <w:p w14:paraId="4ABA8D6B"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lang w:val="de-DE"/>
        </w:rPr>
      </w:pPr>
      <w:r w:rsidRPr="00FF4549">
        <w:rPr>
          <w:rFonts w:ascii="Times New Roman" w:hAnsi="Times New Roman" w:cs="Times New Roman"/>
          <w:kern w:val="0"/>
        </w:rPr>
        <w:t>27.</w:t>
      </w:r>
      <w:r w:rsidRPr="00FF4549">
        <w:rPr>
          <w:rFonts w:ascii="Times New Roman" w:hAnsi="Times New Roman" w:cs="Times New Roman"/>
          <w:kern w:val="0"/>
        </w:rPr>
        <w:tab/>
        <w:t xml:space="preserve">Wright, L. S. Kelp biomass turnover (Dataset). </w:t>
      </w:r>
      <w:r w:rsidRPr="00FF4549">
        <w:rPr>
          <w:rFonts w:ascii="Times New Roman" w:hAnsi="Times New Roman" w:cs="Times New Roman"/>
          <w:i/>
          <w:kern w:val="0"/>
          <w:lang w:val="de-DE"/>
        </w:rPr>
        <w:t>Zenodo</w:t>
      </w:r>
      <w:r w:rsidRPr="00FF4549">
        <w:rPr>
          <w:rFonts w:ascii="Times New Roman" w:hAnsi="Times New Roman" w:cs="Times New Roman"/>
          <w:kern w:val="0"/>
          <w:lang w:val="de-DE"/>
        </w:rPr>
        <w:t>. https://doi.org/10.5281/zenodo.18169909 (2025).</w:t>
      </w:r>
    </w:p>
    <w:p w14:paraId="71D01770"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28.</w:t>
      </w:r>
      <w:r w:rsidRPr="00FF4549">
        <w:rPr>
          <w:rFonts w:ascii="Times New Roman" w:hAnsi="Times New Roman" w:cs="Times New Roman"/>
          <w:kern w:val="0"/>
        </w:rPr>
        <w:tab/>
        <w:t xml:space="preserve">Olson, J. S. Energy storage and the balance of producers and decomposers in ecological systems. </w:t>
      </w:r>
      <w:r w:rsidRPr="00FF4549">
        <w:rPr>
          <w:rFonts w:ascii="Times New Roman" w:hAnsi="Times New Roman" w:cs="Times New Roman"/>
          <w:i/>
          <w:kern w:val="0"/>
        </w:rPr>
        <w:t>Ecology</w:t>
      </w:r>
      <w:r w:rsidRPr="00FF4549">
        <w:rPr>
          <w:rFonts w:ascii="Times New Roman" w:hAnsi="Times New Roman" w:cs="Times New Roman"/>
          <w:kern w:val="0"/>
        </w:rPr>
        <w:t xml:space="preserve"> </w:t>
      </w:r>
      <w:r w:rsidRPr="00FF4549">
        <w:rPr>
          <w:rFonts w:ascii="Times New Roman" w:hAnsi="Times New Roman" w:cs="Times New Roman"/>
          <w:b/>
          <w:kern w:val="0"/>
        </w:rPr>
        <w:t>44</w:t>
      </w:r>
      <w:r w:rsidRPr="00FF4549">
        <w:rPr>
          <w:rFonts w:ascii="Times New Roman" w:hAnsi="Times New Roman" w:cs="Times New Roman"/>
          <w:kern w:val="0"/>
        </w:rPr>
        <w:t>, 322–331 (1963).</w:t>
      </w:r>
    </w:p>
    <w:p w14:paraId="57200E29"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29.</w:t>
      </w:r>
      <w:r w:rsidRPr="00FF4549">
        <w:rPr>
          <w:rFonts w:ascii="Times New Roman" w:hAnsi="Times New Roman" w:cs="Times New Roman"/>
          <w:kern w:val="0"/>
        </w:rPr>
        <w:tab/>
        <w:t xml:space="preserve">Banta, G. T., Pedersen, M. F. &amp; Nielsen, S. L. in </w:t>
      </w:r>
      <w:r w:rsidRPr="00FF4549">
        <w:rPr>
          <w:rFonts w:ascii="Times New Roman" w:hAnsi="Times New Roman" w:cs="Times New Roman"/>
          <w:i/>
          <w:kern w:val="0"/>
        </w:rPr>
        <w:t>Estuarine nutrient cycling: the influence of primary producers</w:t>
      </w:r>
      <w:r w:rsidRPr="00FF4549">
        <w:rPr>
          <w:rFonts w:ascii="Times New Roman" w:hAnsi="Times New Roman" w:cs="Times New Roman"/>
          <w:kern w:val="0"/>
        </w:rPr>
        <w:t xml:space="preserve"> (eds Nielsen, S. L., Banta, G. T. &amp; Pedersen, M. F.) 187–216 (Springer, Dordrecht, 2004).</w:t>
      </w:r>
    </w:p>
    <w:p w14:paraId="03CC1915"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lang w:val="de-DE"/>
        </w:rPr>
      </w:pPr>
      <w:r w:rsidRPr="00FF4549">
        <w:rPr>
          <w:rFonts w:ascii="Times New Roman" w:hAnsi="Times New Roman" w:cs="Times New Roman"/>
          <w:kern w:val="0"/>
        </w:rPr>
        <w:t>30.</w:t>
      </w:r>
      <w:r w:rsidRPr="00FF4549">
        <w:rPr>
          <w:rFonts w:ascii="Times New Roman" w:hAnsi="Times New Roman" w:cs="Times New Roman"/>
          <w:kern w:val="0"/>
        </w:rPr>
        <w:tab/>
        <w:t xml:space="preserve">Wright, L. S. Macroalgal exponential decay (Dataset). </w:t>
      </w:r>
      <w:r w:rsidRPr="00FF4549">
        <w:rPr>
          <w:rFonts w:ascii="Times New Roman" w:hAnsi="Times New Roman" w:cs="Times New Roman"/>
          <w:i/>
          <w:kern w:val="0"/>
          <w:lang w:val="de-DE"/>
        </w:rPr>
        <w:t>Zenodo</w:t>
      </w:r>
      <w:r w:rsidRPr="00FF4549">
        <w:rPr>
          <w:rFonts w:ascii="Times New Roman" w:hAnsi="Times New Roman" w:cs="Times New Roman"/>
          <w:kern w:val="0"/>
          <w:lang w:val="de-DE"/>
        </w:rPr>
        <w:t>. https://doi.org/10.5281/zenodo.18169931 (2026).</w:t>
      </w:r>
    </w:p>
    <w:p w14:paraId="47EAFA78"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31.</w:t>
      </w:r>
      <w:r w:rsidRPr="00FF4549">
        <w:rPr>
          <w:rFonts w:ascii="Times New Roman" w:hAnsi="Times New Roman" w:cs="Times New Roman"/>
          <w:kern w:val="0"/>
        </w:rPr>
        <w:tab/>
        <w:t xml:space="preserve">Drew, E. A. Physiology of </w:t>
      </w:r>
      <w:r w:rsidRPr="00FF4549">
        <w:rPr>
          <w:rFonts w:ascii="Times New Roman" w:hAnsi="Times New Roman" w:cs="Times New Roman"/>
          <w:i/>
          <w:kern w:val="0"/>
        </w:rPr>
        <w:t>Laminaria</w:t>
      </w:r>
      <w:r w:rsidRPr="00FF4549">
        <w:rPr>
          <w:rFonts w:ascii="Times New Roman" w:hAnsi="Times New Roman" w:cs="Times New Roman"/>
          <w:kern w:val="0"/>
        </w:rPr>
        <w:t xml:space="preserve">. I. Use of excised lamina discs in short and long term experiments. </w:t>
      </w:r>
      <w:r w:rsidRPr="00FF4549">
        <w:rPr>
          <w:rFonts w:ascii="Times New Roman" w:hAnsi="Times New Roman" w:cs="Times New Roman"/>
          <w:i/>
          <w:kern w:val="0"/>
        </w:rPr>
        <w:t>Marine Ecology</w:t>
      </w:r>
      <w:r w:rsidRPr="00FF4549">
        <w:rPr>
          <w:rFonts w:ascii="Times New Roman" w:hAnsi="Times New Roman" w:cs="Times New Roman"/>
          <w:kern w:val="0"/>
        </w:rPr>
        <w:t xml:space="preserve"> </w:t>
      </w:r>
      <w:r w:rsidRPr="00FF4549">
        <w:rPr>
          <w:rFonts w:ascii="Times New Roman" w:hAnsi="Times New Roman" w:cs="Times New Roman"/>
          <w:b/>
          <w:kern w:val="0"/>
        </w:rPr>
        <w:t>226</w:t>
      </w:r>
      <w:r w:rsidRPr="00FF4549">
        <w:rPr>
          <w:rFonts w:ascii="Times New Roman" w:hAnsi="Times New Roman" w:cs="Times New Roman"/>
          <w:kern w:val="0"/>
        </w:rPr>
        <w:t>, 259–270 (1983).</w:t>
      </w:r>
    </w:p>
    <w:p w14:paraId="1C979E25"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32.</w:t>
      </w:r>
      <w:r w:rsidRPr="00FF4549">
        <w:rPr>
          <w:rFonts w:ascii="Times New Roman" w:hAnsi="Times New Roman" w:cs="Times New Roman"/>
          <w:kern w:val="0"/>
        </w:rPr>
        <w:tab/>
        <w:t xml:space="preserve">de Bettignies, F. et al. Degradation dynamics and processes associated with the accumulation of </w:t>
      </w:r>
      <w:r w:rsidRPr="00FF4549">
        <w:rPr>
          <w:rFonts w:ascii="Times New Roman" w:hAnsi="Times New Roman" w:cs="Times New Roman"/>
          <w:i/>
          <w:kern w:val="0"/>
        </w:rPr>
        <w:t>Laminaria hyperborea</w:t>
      </w:r>
      <w:r w:rsidRPr="00FF4549">
        <w:rPr>
          <w:rFonts w:ascii="Times New Roman" w:hAnsi="Times New Roman" w:cs="Times New Roman"/>
          <w:kern w:val="0"/>
        </w:rPr>
        <w:t xml:space="preserve"> (Phaeophyceae) kelp fragments: an in situ experimental approach. </w:t>
      </w:r>
      <w:r w:rsidRPr="00FF4549">
        <w:rPr>
          <w:rFonts w:ascii="Times New Roman" w:hAnsi="Times New Roman" w:cs="Times New Roman"/>
          <w:i/>
          <w:kern w:val="0"/>
        </w:rPr>
        <w:t>Journal of Phycology</w:t>
      </w:r>
      <w:r w:rsidRPr="00FF4549">
        <w:rPr>
          <w:rFonts w:ascii="Times New Roman" w:hAnsi="Times New Roman" w:cs="Times New Roman"/>
          <w:kern w:val="0"/>
        </w:rPr>
        <w:t xml:space="preserve"> </w:t>
      </w:r>
      <w:r w:rsidRPr="00FF4549">
        <w:rPr>
          <w:rFonts w:ascii="Times New Roman" w:hAnsi="Times New Roman" w:cs="Times New Roman"/>
          <w:b/>
          <w:kern w:val="0"/>
        </w:rPr>
        <w:t>56</w:t>
      </w:r>
      <w:r w:rsidRPr="00FF4549">
        <w:rPr>
          <w:rFonts w:ascii="Times New Roman" w:hAnsi="Times New Roman" w:cs="Times New Roman"/>
          <w:kern w:val="0"/>
        </w:rPr>
        <w:t>, 1481–1492 (2020).</w:t>
      </w:r>
    </w:p>
    <w:p w14:paraId="7F9AAF07"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33.</w:t>
      </w:r>
      <w:r w:rsidRPr="00FF4549">
        <w:rPr>
          <w:rFonts w:ascii="Times New Roman" w:hAnsi="Times New Roman" w:cs="Times New Roman"/>
          <w:kern w:val="0"/>
        </w:rPr>
        <w:tab/>
        <w:t xml:space="preserve">Austin, A. T. &amp; Ballaré, C. L. Photodegradation in terrestrial ecosystems. </w:t>
      </w:r>
      <w:r w:rsidRPr="00FF4549">
        <w:rPr>
          <w:rFonts w:ascii="Times New Roman" w:hAnsi="Times New Roman" w:cs="Times New Roman"/>
          <w:i/>
          <w:kern w:val="0"/>
        </w:rPr>
        <w:t>New Phytologist</w:t>
      </w:r>
      <w:r w:rsidRPr="00FF4549">
        <w:rPr>
          <w:rFonts w:ascii="Times New Roman" w:hAnsi="Times New Roman" w:cs="Times New Roman"/>
          <w:kern w:val="0"/>
        </w:rPr>
        <w:t xml:space="preserve"> </w:t>
      </w:r>
      <w:r w:rsidRPr="00FF4549">
        <w:rPr>
          <w:rFonts w:ascii="Times New Roman" w:hAnsi="Times New Roman" w:cs="Times New Roman"/>
          <w:b/>
          <w:kern w:val="0"/>
        </w:rPr>
        <w:t>244</w:t>
      </w:r>
      <w:r w:rsidRPr="00FF4549">
        <w:rPr>
          <w:rFonts w:ascii="Times New Roman" w:hAnsi="Times New Roman" w:cs="Times New Roman"/>
          <w:kern w:val="0"/>
        </w:rPr>
        <w:t>, 769–785 (2024).</w:t>
      </w:r>
    </w:p>
    <w:p w14:paraId="6C39AB95"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34.</w:t>
      </w:r>
      <w:r w:rsidRPr="00FF4549">
        <w:rPr>
          <w:rFonts w:ascii="Times New Roman" w:hAnsi="Times New Roman" w:cs="Times New Roman"/>
          <w:kern w:val="0"/>
        </w:rPr>
        <w:tab/>
        <w:t xml:space="preserve">Birch, P. B., Gabrielson, J. O. &amp; Hamel, K. S. Decomposition of </w:t>
      </w:r>
      <w:r w:rsidRPr="00FF4549">
        <w:rPr>
          <w:rFonts w:ascii="Times New Roman" w:hAnsi="Times New Roman" w:cs="Times New Roman"/>
          <w:i/>
          <w:kern w:val="0"/>
        </w:rPr>
        <w:t>Cladophora</w:t>
      </w:r>
      <w:r w:rsidRPr="00FF4549">
        <w:rPr>
          <w:rFonts w:ascii="Times New Roman" w:hAnsi="Times New Roman" w:cs="Times New Roman"/>
          <w:kern w:val="0"/>
        </w:rPr>
        <w:t xml:space="preserve">. I. Field studies in the Peel-Harvey estuarine system, Western Australia. </w:t>
      </w:r>
      <w:r w:rsidRPr="00FF4549">
        <w:rPr>
          <w:rFonts w:ascii="Times New Roman" w:hAnsi="Times New Roman" w:cs="Times New Roman"/>
          <w:i/>
          <w:kern w:val="0"/>
        </w:rPr>
        <w:t>Botanica Marina</w:t>
      </w:r>
      <w:r w:rsidRPr="00FF4549">
        <w:rPr>
          <w:rFonts w:ascii="Times New Roman" w:hAnsi="Times New Roman" w:cs="Times New Roman"/>
          <w:kern w:val="0"/>
        </w:rPr>
        <w:t xml:space="preserve"> </w:t>
      </w:r>
      <w:r w:rsidRPr="00FF4549">
        <w:rPr>
          <w:rFonts w:ascii="Times New Roman" w:hAnsi="Times New Roman" w:cs="Times New Roman"/>
          <w:b/>
          <w:kern w:val="0"/>
        </w:rPr>
        <w:t>26</w:t>
      </w:r>
      <w:r w:rsidRPr="00FF4549">
        <w:rPr>
          <w:rFonts w:ascii="Times New Roman" w:hAnsi="Times New Roman" w:cs="Times New Roman"/>
          <w:kern w:val="0"/>
        </w:rPr>
        <w:t>, 165–172 (1983).</w:t>
      </w:r>
    </w:p>
    <w:p w14:paraId="7B785FB2"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35.</w:t>
      </w:r>
      <w:r w:rsidRPr="00FF4549">
        <w:rPr>
          <w:rFonts w:ascii="Times New Roman" w:hAnsi="Times New Roman" w:cs="Times New Roman"/>
          <w:kern w:val="0"/>
        </w:rPr>
        <w:tab/>
        <w:t xml:space="preserve">Brouwer, P. E. M. Decomposition in situ of the sublittoral Antarctic macroalga </w:t>
      </w:r>
      <w:r w:rsidRPr="00FF4549">
        <w:rPr>
          <w:rFonts w:ascii="Times New Roman" w:hAnsi="Times New Roman" w:cs="Times New Roman"/>
          <w:i/>
          <w:kern w:val="0"/>
        </w:rPr>
        <w:t>Desmarestia anceps</w:t>
      </w:r>
      <w:r w:rsidRPr="00FF4549">
        <w:rPr>
          <w:rFonts w:ascii="Times New Roman" w:hAnsi="Times New Roman" w:cs="Times New Roman"/>
          <w:kern w:val="0"/>
        </w:rPr>
        <w:t xml:space="preserve"> Montagne. </w:t>
      </w:r>
      <w:r w:rsidRPr="00FF4549">
        <w:rPr>
          <w:rFonts w:ascii="Times New Roman" w:hAnsi="Times New Roman" w:cs="Times New Roman"/>
          <w:i/>
          <w:kern w:val="0"/>
        </w:rPr>
        <w:t>Polar Biology</w:t>
      </w:r>
      <w:r w:rsidRPr="00FF4549">
        <w:rPr>
          <w:rFonts w:ascii="Times New Roman" w:hAnsi="Times New Roman" w:cs="Times New Roman"/>
          <w:kern w:val="0"/>
        </w:rPr>
        <w:t xml:space="preserve"> </w:t>
      </w:r>
      <w:r w:rsidRPr="00FF4549">
        <w:rPr>
          <w:rFonts w:ascii="Times New Roman" w:hAnsi="Times New Roman" w:cs="Times New Roman"/>
          <w:b/>
          <w:kern w:val="0"/>
        </w:rPr>
        <w:t>16</w:t>
      </w:r>
      <w:r w:rsidRPr="00FF4549">
        <w:rPr>
          <w:rFonts w:ascii="Times New Roman" w:hAnsi="Times New Roman" w:cs="Times New Roman"/>
          <w:kern w:val="0"/>
        </w:rPr>
        <w:t>, 129–137 (1996).</w:t>
      </w:r>
    </w:p>
    <w:p w14:paraId="53FC3782"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lastRenderedPageBreak/>
        <w:t>36.</w:t>
      </w:r>
      <w:r w:rsidRPr="00FF4549">
        <w:rPr>
          <w:rFonts w:ascii="Times New Roman" w:hAnsi="Times New Roman" w:cs="Times New Roman"/>
          <w:kern w:val="0"/>
        </w:rPr>
        <w:tab/>
        <w:t xml:space="preserve">Josselyn, M. N. &amp; Mathieson, A. C. Seasonal influx and decomposition of autochthonous macrophyte litter in a north temperate estuary. </w:t>
      </w:r>
      <w:r w:rsidRPr="00FF4549">
        <w:rPr>
          <w:rFonts w:ascii="Times New Roman" w:hAnsi="Times New Roman" w:cs="Times New Roman"/>
          <w:i/>
          <w:kern w:val="0"/>
        </w:rPr>
        <w:t>Hydrobiologia</w:t>
      </w:r>
      <w:r w:rsidRPr="00FF4549">
        <w:rPr>
          <w:rFonts w:ascii="Times New Roman" w:hAnsi="Times New Roman" w:cs="Times New Roman"/>
          <w:kern w:val="0"/>
        </w:rPr>
        <w:t xml:space="preserve"> </w:t>
      </w:r>
      <w:r w:rsidRPr="00FF4549">
        <w:rPr>
          <w:rFonts w:ascii="Times New Roman" w:hAnsi="Times New Roman" w:cs="Times New Roman"/>
          <w:b/>
          <w:kern w:val="0"/>
        </w:rPr>
        <w:t>71</w:t>
      </w:r>
      <w:r w:rsidRPr="00FF4549">
        <w:rPr>
          <w:rFonts w:ascii="Times New Roman" w:hAnsi="Times New Roman" w:cs="Times New Roman"/>
          <w:kern w:val="0"/>
        </w:rPr>
        <w:t>, 197–208 (1980).</w:t>
      </w:r>
    </w:p>
    <w:p w14:paraId="0DEA5C35"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37.</w:t>
      </w:r>
      <w:r w:rsidRPr="00FF4549">
        <w:rPr>
          <w:rFonts w:ascii="Times New Roman" w:hAnsi="Times New Roman" w:cs="Times New Roman"/>
          <w:kern w:val="0"/>
        </w:rPr>
        <w:tab/>
        <w:t xml:space="preserve">Rice, D. L. &amp; Tenore, K. R. Dynamics of carbon and nitrogen during the decomposition of detritus derived from estuarine macrophytes. </w:t>
      </w:r>
      <w:r w:rsidRPr="00FF4549">
        <w:rPr>
          <w:rFonts w:ascii="Times New Roman" w:hAnsi="Times New Roman" w:cs="Times New Roman"/>
          <w:i/>
          <w:kern w:val="0"/>
        </w:rPr>
        <w:t>Estuarine, Coastal and Shelf Science</w:t>
      </w:r>
      <w:r w:rsidRPr="00FF4549">
        <w:rPr>
          <w:rFonts w:ascii="Times New Roman" w:hAnsi="Times New Roman" w:cs="Times New Roman"/>
          <w:kern w:val="0"/>
        </w:rPr>
        <w:t xml:space="preserve"> </w:t>
      </w:r>
      <w:r w:rsidRPr="00FF4549">
        <w:rPr>
          <w:rFonts w:ascii="Times New Roman" w:hAnsi="Times New Roman" w:cs="Times New Roman"/>
          <w:b/>
          <w:kern w:val="0"/>
        </w:rPr>
        <w:t>13</w:t>
      </w:r>
      <w:r w:rsidRPr="00FF4549">
        <w:rPr>
          <w:rFonts w:ascii="Times New Roman" w:hAnsi="Times New Roman" w:cs="Times New Roman"/>
          <w:kern w:val="0"/>
        </w:rPr>
        <w:t>, 681–690 (1981).</w:t>
      </w:r>
    </w:p>
    <w:p w14:paraId="72E018E5"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38.</w:t>
      </w:r>
      <w:r w:rsidRPr="00FF4549">
        <w:rPr>
          <w:rFonts w:ascii="Times New Roman" w:hAnsi="Times New Roman" w:cs="Times New Roman"/>
          <w:kern w:val="0"/>
        </w:rPr>
        <w:tab/>
        <w:t xml:space="preserve">Pessarrodona, A., Moore, P. J., Sayer, M. D. J. &amp; Smale, D. A. Carbon assimilation and transfer through kelp forests in the NE Atlantic is diminished under a warmer ocean climate. </w:t>
      </w:r>
      <w:r w:rsidRPr="00FF4549">
        <w:rPr>
          <w:rFonts w:ascii="Times New Roman" w:hAnsi="Times New Roman" w:cs="Times New Roman"/>
          <w:i/>
          <w:kern w:val="0"/>
        </w:rPr>
        <w:t>Global Change Biology</w:t>
      </w:r>
      <w:r w:rsidRPr="00FF4549">
        <w:rPr>
          <w:rFonts w:ascii="Times New Roman" w:hAnsi="Times New Roman" w:cs="Times New Roman"/>
          <w:kern w:val="0"/>
        </w:rPr>
        <w:t xml:space="preserve"> </w:t>
      </w:r>
      <w:r w:rsidRPr="00FF4549">
        <w:rPr>
          <w:rFonts w:ascii="Times New Roman" w:hAnsi="Times New Roman" w:cs="Times New Roman"/>
          <w:b/>
          <w:kern w:val="0"/>
        </w:rPr>
        <w:t>24</w:t>
      </w:r>
      <w:r w:rsidRPr="00FF4549">
        <w:rPr>
          <w:rFonts w:ascii="Times New Roman" w:hAnsi="Times New Roman" w:cs="Times New Roman"/>
          <w:kern w:val="0"/>
        </w:rPr>
        <w:t>, 4386–4398 (2018).</w:t>
      </w:r>
    </w:p>
    <w:p w14:paraId="1A27F983"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39.</w:t>
      </w:r>
      <w:r w:rsidRPr="00FF4549">
        <w:rPr>
          <w:rFonts w:ascii="Times New Roman" w:hAnsi="Times New Roman" w:cs="Times New Roman"/>
          <w:kern w:val="0"/>
        </w:rPr>
        <w:tab/>
        <w:t xml:space="preserve">Pedersen, M. F. et al. Detrital carbon production and export in high latitude kelp forests. </w:t>
      </w:r>
      <w:r w:rsidRPr="00FF4549">
        <w:rPr>
          <w:rFonts w:ascii="Times New Roman" w:hAnsi="Times New Roman" w:cs="Times New Roman"/>
          <w:i/>
          <w:kern w:val="0"/>
        </w:rPr>
        <w:t>Oecologia</w:t>
      </w:r>
      <w:r w:rsidRPr="00FF4549">
        <w:rPr>
          <w:rFonts w:ascii="Times New Roman" w:hAnsi="Times New Roman" w:cs="Times New Roman"/>
          <w:kern w:val="0"/>
        </w:rPr>
        <w:t xml:space="preserve"> </w:t>
      </w:r>
      <w:r w:rsidRPr="00FF4549">
        <w:rPr>
          <w:rFonts w:ascii="Times New Roman" w:hAnsi="Times New Roman" w:cs="Times New Roman"/>
          <w:b/>
          <w:kern w:val="0"/>
        </w:rPr>
        <w:t>192</w:t>
      </w:r>
      <w:r w:rsidRPr="00FF4549">
        <w:rPr>
          <w:rFonts w:ascii="Times New Roman" w:hAnsi="Times New Roman" w:cs="Times New Roman"/>
          <w:kern w:val="0"/>
        </w:rPr>
        <w:t>, 227–239 (2020).</w:t>
      </w:r>
    </w:p>
    <w:p w14:paraId="0A9BD4DC"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40.</w:t>
      </w:r>
      <w:r w:rsidRPr="00FF4549">
        <w:rPr>
          <w:rFonts w:ascii="Times New Roman" w:hAnsi="Times New Roman" w:cs="Times New Roman"/>
          <w:kern w:val="0"/>
        </w:rPr>
        <w:tab/>
        <w:t xml:space="preserve">Gilson, A. R., White, L. J., Burrows, M. T., Smale, D. A. &amp; O’Connor, N. E. Seasonal and spatial variability in rates of primary production and detritus release by intertidal stands of </w:t>
      </w:r>
      <w:r w:rsidRPr="00FF4549">
        <w:rPr>
          <w:rFonts w:ascii="Times New Roman" w:hAnsi="Times New Roman" w:cs="Times New Roman"/>
          <w:i/>
          <w:kern w:val="0"/>
        </w:rPr>
        <w:t>Laminaria digitata</w:t>
      </w:r>
      <w:r w:rsidRPr="00FF4549">
        <w:rPr>
          <w:rFonts w:ascii="Times New Roman" w:hAnsi="Times New Roman" w:cs="Times New Roman"/>
          <w:kern w:val="0"/>
        </w:rPr>
        <w:t xml:space="preserve"> and </w:t>
      </w:r>
      <w:r w:rsidRPr="00FF4549">
        <w:rPr>
          <w:rFonts w:ascii="Times New Roman" w:hAnsi="Times New Roman" w:cs="Times New Roman"/>
          <w:i/>
          <w:kern w:val="0"/>
        </w:rPr>
        <w:t>Saccharina latissima</w:t>
      </w:r>
      <w:r w:rsidRPr="00FF4549">
        <w:rPr>
          <w:rFonts w:ascii="Times New Roman" w:hAnsi="Times New Roman" w:cs="Times New Roman"/>
          <w:kern w:val="0"/>
        </w:rPr>
        <w:t xml:space="preserve"> on wave-exposed shores in the northeast Atlantic. </w:t>
      </w:r>
      <w:r w:rsidRPr="00FF4549">
        <w:rPr>
          <w:rFonts w:ascii="Times New Roman" w:hAnsi="Times New Roman" w:cs="Times New Roman"/>
          <w:i/>
          <w:kern w:val="0"/>
        </w:rPr>
        <w:t>Ecology and Evolution</w:t>
      </w:r>
      <w:r w:rsidRPr="00FF4549">
        <w:rPr>
          <w:rFonts w:ascii="Times New Roman" w:hAnsi="Times New Roman" w:cs="Times New Roman"/>
          <w:kern w:val="0"/>
        </w:rPr>
        <w:t xml:space="preserve"> </w:t>
      </w:r>
      <w:r w:rsidRPr="00FF4549">
        <w:rPr>
          <w:rFonts w:ascii="Times New Roman" w:hAnsi="Times New Roman" w:cs="Times New Roman"/>
          <w:b/>
          <w:kern w:val="0"/>
        </w:rPr>
        <w:t>13</w:t>
      </w:r>
      <w:r w:rsidRPr="00FF4549">
        <w:rPr>
          <w:rFonts w:ascii="Times New Roman" w:hAnsi="Times New Roman" w:cs="Times New Roman"/>
          <w:kern w:val="0"/>
        </w:rPr>
        <w:t>, e10146 (2023).</w:t>
      </w:r>
    </w:p>
    <w:p w14:paraId="1741AD3A"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41.</w:t>
      </w:r>
      <w:r w:rsidRPr="00FF4549">
        <w:rPr>
          <w:rFonts w:ascii="Times New Roman" w:hAnsi="Times New Roman" w:cs="Times New Roman"/>
          <w:kern w:val="0"/>
        </w:rPr>
        <w:tab/>
        <w:t xml:space="preserve">de Bettignies, T., Wernberg, T., Lavery, P. S., Vanderklift, M. A. &amp; Mohring, M. B. Contrasting mechanisms of dislodgement and erosion contribute to production of kelp detritus. </w:t>
      </w:r>
      <w:r w:rsidRPr="00FF4549">
        <w:rPr>
          <w:rFonts w:ascii="Times New Roman" w:hAnsi="Times New Roman" w:cs="Times New Roman"/>
          <w:i/>
          <w:kern w:val="0"/>
        </w:rPr>
        <w:t>Limnology and Oceanography</w:t>
      </w:r>
      <w:r w:rsidRPr="00FF4549">
        <w:rPr>
          <w:rFonts w:ascii="Times New Roman" w:hAnsi="Times New Roman" w:cs="Times New Roman"/>
          <w:kern w:val="0"/>
        </w:rPr>
        <w:t xml:space="preserve"> </w:t>
      </w:r>
      <w:r w:rsidRPr="00FF4549">
        <w:rPr>
          <w:rFonts w:ascii="Times New Roman" w:hAnsi="Times New Roman" w:cs="Times New Roman"/>
          <w:b/>
          <w:kern w:val="0"/>
        </w:rPr>
        <w:t>58</w:t>
      </w:r>
      <w:r w:rsidRPr="00FF4549">
        <w:rPr>
          <w:rFonts w:ascii="Times New Roman" w:hAnsi="Times New Roman" w:cs="Times New Roman"/>
          <w:kern w:val="0"/>
        </w:rPr>
        <w:t>, 1680–1688 (2013).</w:t>
      </w:r>
    </w:p>
    <w:p w14:paraId="4D9F517A"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42.</w:t>
      </w:r>
      <w:r w:rsidRPr="00FF4549">
        <w:rPr>
          <w:rFonts w:ascii="Times New Roman" w:hAnsi="Times New Roman" w:cs="Times New Roman"/>
          <w:kern w:val="0"/>
        </w:rPr>
        <w:tab/>
        <w:t xml:space="preserve">Newell, R. C., Field, J. G. &amp; Griffiths, C. L. Energy-balance and significance of microorganisms in a kelp bed community. </w:t>
      </w:r>
      <w:r w:rsidRPr="00FF4549">
        <w:rPr>
          <w:rFonts w:ascii="Times New Roman" w:hAnsi="Times New Roman" w:cs="Times New Roman"/>
          <w:i/>
          <w:kern w:val="0"/>
        </w:rPr>
        <w:t>Marine Ecology Progress Series</w:t>
      </w:r>
      <w:r w:rsidRPr="00FF4549">
        <w:rPr>
          <w:rFonts w:ascii="Times New Roman" w:hAnsi="Times New Roman" w:cs="Times New Roman"/>
          <w:kern w:val="0"/>
        </w:rPr>
        <w:t xml:space="preserve"> </w:t>
      </w:r>
      <w:r w:rsidRPr="00FF4549">
        <w:rPr>
          <w:rFonts w:ascii="Times New Roman" w:hAnsi="Times New Roman" w:cs="Times New Roman"/>
          <w:b/>
          <w:kern w:val="0"/>
        </w:rPr>
        <w:t>8</w:t>
      </w:r>
      <w:r w:rsidRPr="00FF4549">
        <w:rPr>
          <w:rFonts w:ascii="Times New Roman" w:hAnsi="Times New Roman" w:cs="Times New Roman"/>
          <w:kern w:val="0"/>
        </w:rPr>
        <w:t>, 103–113 (1982).</w:t>
      </w:r>
    </w:p>
    <w:p w14:paraId="74059321"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43.</w:t>
      </w:r>
      <w:r w:rsidRPr="00FF4549">
        <w:rPr>
          <w:rFonts w:ascii="Times New Roman" w:hAnsi="Times New Roman" w:cs="Times New Roman"/>
          <w:kern w:val="0"/>
        </w:rPr>
        <w:tab/>
        <w:t>Gerard, V. A. Some aspects of material dynamics and energy flow in a kelp forest in Monterey Bay, California (PhD). https://escholarship.org/uc/item/028959vr (1976).</w:t>
      </w:r>
    </w:p>
    <w:p w14:paraId="14EA42B7"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44.</w:t>
      </w:r>
      <w:r w:rsidRPr="00FF4549">
        <w:rPr>
          <w:rFonts w:ascii="Times New Roman" w:hAnsi="Times New Roman" w:cs="Times New Roman"/>
          <w:kern w:val="0"/>
        </w:rPr>
        <w:tab/>
        <w:t xml:space="preserve">Rodriguez, G. E., Reed, D. C. &amp; Holbrook, S. J. Blade life span, structural investment, and nutrient allocation in giant kelp. </w:t>
      </w:r>
      <w:r w:rsidRPr="00FF4549">
        <w:rPr>
          <w:rFonts w:ascii="Times New Roman" w:hAnsi="Times New Roman" w:cs="Times New Roman"/>
          <w:i/>
          <w:kern w:val="0"/>
        </w:rPr>
        <w:t>Oecologia</w:t>
      </w:r>
      <w:r w:rsidRPr="00FF4549">
        <w:rPr>
          <w:rFonts w:ascii="Times New Roman" w:hAnsi="Times New Roman" w:cs="Times New Roman"/>
          <w:kern w:val="0"/>
        </w:rPr>
        <w:t xml:space="preserve"> </w:t>
      </w:r>
      <w:r w:rsidRPr="00FF4549">
        <w:rPr>
          <w:rFonts w:ascii="Times New Roman" w:hAnsi="Times New Roman" w:cs="Times New Roman"/>
          <w:b/>
          <w:kern w:val="0"/>
        </w:rPr>
        <w:t>182</w:t>
      </w:r>
      <w:r w:rsidRPr="00FF4549">
        <w:rPr>
          <w:rFonts w:ascii="Times New Roman" w:hAnsi="Times New Roman" w:cs="Times New Roman"/>
          <w:kern w:val="0"/>
        </w:rPr>
        <w:t>, 397–404 (2016).</w:t>
      </w:r>
    </w:p>
    <w:p w14:paraId="7A0E2558"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45.</w:t>
      </w:r>
      <w:r w:rsidRPr="00FF4549">
        <w:rPr>
          <w:rFonts w:ascii="Times New Roman" w:hAnsi="Times New Roman" w:cs="Times New Roman"/>
          <w:kern w:val="0"/>
        </w:rPr>
        <w:tab/>
        <w:t xml:space="preserve">Küppers, U. &amp; Kremer, B. P. Longitudinal profiles of carbon dioxide fixation capacities in marine macroalgae. </w:t>
      </w:r>
      <w:r w:rsidRPr="00FF4549">
        <w:rPr>
          <w:rFonts w:ascii="Times New Roman" w:hAnsi="Times New Roman" w:cs="Times New Roman"/>
          <w:i/>
          <w:kern w:val="0"/>
        </w:rPr>
        <w:t>Plant Physiology</w:t>
      </w:r>
      <w:r w:rsidRPr="00FF4549">
        <w:rPr>
          <w:rFonts w:ascii="Times New Roman" w:hAnsi="Times New Roman" w:cs="Times New Roman"/>
          <w:kern w:val="0"/>
        </w:rPr>
        <w:t xml:space="preserve"> </w:t>
      </w:r>
      <w:r w:rsidRPr="00FF4549">
        <w:rPr>
          <w:rFonts w:ascii="Times New Roman" w:hAnsi="Times New Roman" w:cs="Times New Roman"/>
          <w:b/>
          <w:kern w:val="0"/>
        </w:rPr>
        <w:t>62</w:t>
      </w:r>
      <w:r w:rsidRPr="00FF4549">
        <w:rPr>
          <w:rFonts w:ascii="Times New Roman" w:hAnsi="Times New Roman" w:cs="Times New Roman"/>
          <w:kern w:val="0"/>
        </w:rPr>
        <w:t>, 49–53 (1978).</w:t>
      </w:r>
    </w:p>
    <w:p w14:paraId="0BBB8A06"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46.</w:t>
      </w:r>
      <w:r w:rsidRPr="00FF4549">
        <w:rPr>
          <w:rFonts w:ascii="Times New Roman" w:hAnsi="Times New Roman" w:cs="Times New Roman"/>
          <w:kern w:val="0"/>
        </w:rPr>
        <w:tab/>
        <w:t xml:space="preserve">Arnold, K. E. &amp; Manley, S. L. Carbon allocation in </w:t>
      </w:r>
      <w:r w:rsidRPr="00FF4549">
        <w:rPr>
          <w:rFonts w:ascii="Times New Roman" w:hAnsi="Times New Roman" w:cs="Times New Roman"/>
          <w:i/>
          <w:kern w:val="0"/>
        </w:rPr>
        <w:t>Macrocystis pyrifera</w:t>
      </w:r>
      <w:r w:rsidRPr="00FF4549">
        <w:rPr>
          <w:rFonts w:ascii="Times New Roman" w:hAnsi="Times New Roman" w:cs="Times New Roman"/>
          <w:kern w:val="0"/>
        </w:rPr>
        <w:t xml:space="preserve"> (Phaeophyta): intrinsic variability in photosynthesis and respiration. </w:t>
      </w:r>
      <w:r w:rsidRPr="00FF4549">
        <w:rPr>
          <w:rFonts w:ascii="Times New Roman" w:hAnsi="Times New Roman" w:cs="Times New Roman"/>
          <w:i/>
          <w:kern w:val="0"/>
        </w:rPr>
        <w:t>Journal of Phycology</w:t>
      </w:r>
      <w:r w:rsidRPr="00FF4549">
        <w:rPr>
          <w:rFonts w:ascii="Times New Roman" w:hAnsi="Times New Roman" w:cs="Times New Roman"/>
          <w:kern w:val="0"/>
        </w:rPr>
        <w:t xml:space="preserve"> </w:t>
      </w:r>
      <w:r w:rsidRPr="00FF4549">
        <w:rPr>
          <w:rFonts w:ascii="Times New Roman" w:hAnsi="Times New Roman" w:cs="Times New Roman"/>
          <w:b/>
          <w:kern w:val="0"/>
        </w:rPr>
        <w:t>21</w:t>
      </w:r>
      <w:r w:rsidRPr="00FF4549">
        <w:rPr>
          <w:rFonts w:ascii="Times New Roman" w:hAnsi="Times New Roman" w:cs="Times New Roman"/>
          <w:kern w:val="0"/>
        </w:rPr>
        <w:t>, 154–167 (1985).</w:t>
      </w:r>
    </w:p>
    <w:p w14:paraId="34AAAEC5"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47.</w:t>
      </w:r>
      <w:r w:rsidRPr="00FF4549">
        <w:rPr>
          <w:rFonts w:ascii="Times New Roman" w:hAnsi="Times New Roman" w:cs="Times New Roman"/>
          <w:kern w:val="0"/>
        </w:rPr>
        <w:tab/>
        <w:t xml:space="preserve">Gómez, I., Wiencke, C. &amp; Thomas, D. N. Variations in photosynthetic characteristics of the Antarctic marine brown alga </w:t>
      </w:r>
      <w:r w:rsidRPr="00FF4549">
        <w:rPr>
          <w:rFonts w:ascii="Times New Roman" w:hAnsi="Times New Roman" w:cs="Times New Roman"/>
          <w:i/>
          <w:kern w:val="0"/>
        </w:rPr>
        <w:t>Ascoseira mirabilis</w:t>
      </w:r>
      <w:r w:rsidRPr="00FF4549">
        <w:rPr>
          <w:rFonts w:ascii="Times New Roman" w:hAnsi="Times New Roman" w:cs="Times New Roman"/>
          <w:kern w:val="0"/>
        </w:rPr>
        <w:t xml:space="preserve"> in relation to thallus age and size. </w:t>
      </w:r>
      <w:r w:rsidRPr="00FF4549">
        <w:rPr>
          <w:rFonts w:ascii="Times New Roman" w:hAnsi="Times New Roman" w:cs="Times New Roman"/>
          <w:i/>
          <w:kern w:val="0"/>
        </w:rPr>
        <w:t>European Journal of Phycology</w:t>
      </w:r>
      <w:r w:rsidRPr="00FF4549">
        <w:rPr>
          <w:rFonts w:ascii="Times New Roman" w:hAnsi="Times New Roman" w:cs="Times New Roman"/>
          <w:kern w:val="0"/>
        </w:rPr>
        <w:t xml:space="preserve"> </w:t>
      </w:r>
      <w:r w:rsidRPr="00FF4549">
        <w:rPr>
          <w:rFonts w:ascii="Times New Roman" w:hAnsi="Times New Roman" w:cs="Times New Roman"/>
          <w:b/>
          <w:kern w:val="0"/>
        </w:rPr>
        <w:t>31</w:t>
      </w:r>
      <w:r w:rsidRPr="00FF4549">
        <w:rPr>
          <w:rFonts w:ascii="Times New Roman" w:hAnsi="Times New Roman" w:cs="Times New Roman"/>
          <w:kern w:val="0"/>
        </w:rPr>
        <w:t>, 167–172 (1996).</w:t>
      </w:r>
    </w:p>
    <w:p w14:paraId="12FF83F3"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48.</w:t>
      </w:r>
      <w:r w:rsidRPr="00FF4549">
        <w:rPr>
          <w:rFonts w:ascii="Times New Roman" w:hAnsi="Times New Roman" w:cs="Times New Roman"/>
          <w:kern w:val="0"/>
        </w:rPr>
        <w:tab/>
        <w:t xml:space="preserve">Hamersley, M. R., Sohm, J. A., Burns, J. A. &amp; Capone, D. G. Nitrogen fixation associated with the decomposition of the giant kelp </w:t>
      </w:r>
      <w:r w:rsidRPr="00FF4549">
        <w:rPr>
          <w:rFonts w:ascii="Times New Roman" w:hAnsi="Times New Roman" w:cs="Times New Roman"/>
          <w:i/>
          <w:kern w:val="0"/>
        </w:rPr>
        <w:t>Macrocystis pyrifera</w:t>
      </w:r>
      <w:r w:rsidRPr="00FF4549">
        <w:rPr>
          <w:rFonts w:ascii="Times New Roman" w:hAnsi="Times New Roman" w:cs="Times New Roman"/>
          <w:kern w:val="0"/>
        </w:rPr>
        <w:t xml:space="preserve">. </w:t>
      </w:r>
      <w:r w:rsidRPr="00FF4549">
        <w:rPr>
          <w:rFonts w:ascii="Times New Roman" w:hAnsi="Times New Roman" w:cs="Times New Roman"/>
          <w:i/>
          <w:kern w:val="0"/>
        </w:rPr>
        <w:t>Aquatic Botany</w:t>
      </w:r>
      <w:r w:rsidRPr="00FF4549">
        <w:rPr>
          <w:rFonts w:ascii="Times New Roman" w:hAnsi="Times New Roman" w:cs="Times New Roman"/>
          <w:kern w:val="0"/>
        </w:rPr>
        <w:t xml:space="preserve"> </w:t>
      </w:r>
      <w:r w:rsidRPr="00FF4549">
        <w:rPr>
          <w:rFonts w:ascii="Times New Roman" w:hAnsi="Times New Roman" w:cs="Times New Roman"/>
          <w:b/>
          <w:kern w:val="0"/>
        </w:rPr>
        <w:t>125</w:t>
      </w:r>
      <w:r w:rsidRPr="00FF4549">
        <w:rPr>
          <w:rFonts w:ascii="Times New Roman" w:hAnsi="Times New Roman" w:cs="Times New Roman"/>
          <w:kern w:val="0"/>
        </w:rPr>
        <w:t>, 57–63 (2015).</w:t>
      </w:r>
    </w:p>
    <w:p w14:paraId="6F75C695"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49.</w:t>
      </w:r>
      <w:r w:rsidRPr="00FF4549">
        <w:rPr>
          <w:rFonts w:ascii="Times New Roman" w:hAnsi="Times New Roman" w:cs="Times New Roman"/>
          <w:kern w:val="0"/>
        </w:rPr>
        <w:tab/>
        <w:t xml:space="preserve">Henley, W. J. &amp; Dunton, K. H. Effects of nitrogen supply and continuous darkness on growth and photosynthesis of the arctic kelp </w:t>
      </w:r>
      <w:r w:rsidRPr="00FF4549">
        <w:rPr>
          <w:rFonts w:ascii="Times New Roman" w:hAnsi="Times New Roman" w:cs="Times New Roman"/>
          <w:i/>
          <w:kern w:val="0"/>
        </w:rPr>
        <w:t>Laminaria solidungula</w:t>
      </w:r>
      <w:r w:rsidRPr="00FF4549">
        <w:rPr>
          <w:rFonts w:ascii="Times New Roman" w:hAnsi="Times New Roman" w:cs="Times New Roman"/>
          <w:kern w:val="0"/>
        </w:rPr>
        <w:t xml:space="preserve">. </w:t>
      </w:r>
      <w:r w:rsidRPr="00FF4549">
        <w:rPr>
          <w:rFonts w:ascii="Times New Roman" w:hAnsi="Times New Roman" w:cs="Times New Roman"/>
          <w:i/>
          <w:kern w:val="0"/>
        </w:rPr>
        <w:t>Limnology and Oceanography</w:t>
      </w:r>
      <w:r w:rsidRPr="00FF4549">
        <w:rPr>
          <w:rFonts w:ascii="Times New Roman" w:hAnsi="Times New Roman" w:cs="Times New Roman"/>
          <w:kern w:val="0"/>
        </w:rPr>
        <w:t xml:space="preserve"> </w:t>
      </w:r>
      <w:r w:rsidRPr="00FF4549">
        <w:rPr>
          <w:rFonts w:ascii="Times New Roman" w:hAnsi="Times New Roman" w:cs="Times New Roman"/>
          <w:b/>
          <w:kern w:val="0"/>
        </w:rPr>
        <w:t>42</w:t>
      </w:r>
      <w:r w:rsidRPr="00FF4549">
        <w:rPr>
          <w:rFonts w:ascii="Times New Roman" w:hAnsi="Times New Roman" w:cs="Times New Roman"/>
          <w:kern w:val="0"/>
        </w:rPr>
        <w:t>, 209–216 (1997).</w:t>
      </w:r>
    </w:p>
    <w:p w14:paraId="14504302"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50.</w:t>
      </w:r>
      <w:r w:rsidRPr="00FF4549">
        <w:rPr>
          <w:rFonts w:ascii="Times New Roman" w:hAnsi="Times New Roman" w:cs="Times New Roman"/>
          <w:kern w:val="0"/>
        </w:rPr>
        <w:tab/>
        <w:t xml:space="preserve">Simpkins, T. et al. Macroalgae detritus decomposition and cross‐shelf carbon export from shallow and deep reefs. </w:t>
      </w:r>
      <w:r w:rsidRPr="00FF4549">
        <w:rPr>
          <w:rFonts w:ascii="Times New Roman" w:hAnsi="Times New Roman" w:cs="Times New Roman"/>
          <w:i/>
          <w:kern w:val="0"/>
        </w:rPr>
        <w:t>Limnology and Oceanography</w:t>
      </w:r>
      <w:r w:rsidRPr="00FF4549">
        <w:rPr>
          <w:rFonts w:ascii="Times New Roman" w:hAnsi="Times New Roman" w:cs="Times New Roman"/>
          <w:kern w:val="0"/>
        </w:rPr>
        <w:t xml:space="preserve"> </w:t>
      </w:r>
      <w:r w:rsidRPr="00FF4549">
        <w:rPr>
          <w:rFonts w:ascii="Times New Roman" w:hAnsi="Times New Roman" w:cs="Times New Roman"/>
          <w:b/>
          <w:kern w:val="0"/>
        </w:rPr>
        <w:t>70</w:t>
      </w:r>
      <w:r w:rsidRPr="00FF4549">
        <w:rPr>
          <w:rFonts w:ascii="Times New Roman" w:hAnsi="Times New Roman" w:cs="Times New Roman"/>
          <w:kern w:val="0"/>
        </w:rPr>
        <w:t>, 1046–1058 (2025).</w:t>
      </w:r>
    </w:p>
    <w:p w14:paraId="6BD4E906" w14:textId="2C809445" w:rsidR="002C37ED" w:rsidRPr="00FF4549" w:rsidRDefault="00FF4549" w:rsidP="00FF4549">
      <w:pPr>
        <w:rPr>
          <w:rFonts w:ascii="Times New Roman" w:hAnsi="Times New Roman" w:cs="Times New Roman"/>
        </w:rPr>
      </w:pPr>
      <w:r w:rsidRPr="00FF4549">
        <w:rPr>
          <w:rFonts w:ascii="Times New Roman" w:hAnsi="Times New Roman" w:cs="Times New Roman"/>
        </w:rPr>
        <w:fldChar w:fldCharType="end"/>
      </w:r>
    </w:p>
    <w:sectPr w:rsidR="002C37ED" w:rsidRPr="00FF4549" w:rsidSect="003D2FC3">
      <w:footerReference w:type="even" r:id="rId18"/>
      <w:footerReference w:type="default" r:id="rId19"/>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ka Seamus Wright" w:date="2025-12-12T12:39:00Z" w:initials="LSW">
    <w:p w14:paraId="10B61BA2" w14:textId="77777777" w:rsidR="00FF4549" w:rsidRDefault="00FF4549" w:rsidP="00FF4549">
      <w:r>
        <w:rPr>
          <w:rStyle w:val="CommentReference"/>
        </w:rPr>
        <w:annotationRef/>
      </w:r>
      <w:r>
        <w:rPr>
          <w:sz w:val="20"/>
          <w:szCs w:val="20"/>
        </w:rPr>
        <w:t>Please vote for your favourite title below.</w:t>
      </w:r>
    </w:p>
  </w:comment>
  <w:comment w:id="1" w:author="a.foggo@plymouth.ac.uk" w:date="2026-01-09T15:24:00Z" w:initials="a.">
    <w:p w14:paraId="0410A8B4" w14:textId="43373E7C" w:rsidR="00FB412D" w:rsidRDefault="00000000">
      <w:pPr>
        <w:pStyle w:val="CommentText"/>
      </w:pPr>
      <w:r>
        <w:rPr>
          <w:rStyle w:val="CommentReference"/>
        </w:rPr>
        <w:annotationRef/>
      </w:r>
      <w:r w:rsidRPr="4051C10F">
        <w:t>I prefer. 1, but 4 is most attractive to readers.</w:t>
      </w:r>
    </w:p>
    <w:p w14:paraId="1CAED7C2" w14:textId="1F93F191" w:rsidR="00FB412D" w:rsidRDefault="00000000">
      <w:pPr>
        <w:pStyle w:val="CommentText"/>
      </w:pPr>
      <w:r w:rsidRPr="30672630">
        <w:t>combining 1 and 4 would be ideal...</w:t>
      </w:r>
    </w:p>
  </w:comment>
  <w:comment w:id="2" w:author="Karen Filbee-Dexter" w:date="2026-01-10T08:35:00Z" w:initials="KF">
    <w:p w14:paraId="3F80D697" w14:textId="7AF79D96" w:rsidR="00FB412D" w:rsidRDefault="00000000">
      <w:pPr>
        <w:pStyle w:val="CommentText"/>
      </w:pPr>
      <w:r>
        <w:rPr>
          <w:rStyle w:val="CommentReference"/>
        </w:rPr>
        <w:annotationRef/>
      </w:r>
      <w:r w:rsidRPr="7884F998">
        <w:t>1 is also my top pick at the moment</w:t>
      </w:r>
    </w:p>
  </w:comment>
  <w:comment w:id="3" w:author="Karen Filbee-Dexter" w:date="2026-01-10T14:45:00Z" w:initials="KF">
    <w:p w14:paraId="2FCA03D9" w14:textId="626FE24C" w:rsidR="00FB412D" w:rsidRDefault="00000000">
      <w:pPr>
        <w:pStyle w:val="CommentText"/>
      </w:pPr>
      <w:r>
        <w:rPr>
          <w:rStyle w:val="CommentReference"/>
        </w:rPr>
        <w:annotationRef/>
      </w:r>
      <w:r w:rsidRPr="7C937CBF">
        <w:t>what is your target journal?</w:t>
      </w:r>
    </w:p>
  </w:comment>
  <w:comment w:id="4" w:author="Justo Cebrian" w:date="2026-02-24T11:07:00Z" w:initials="JC">
    <w:p w14:paraId="2327B9F9" w14:textId="77777777" w:rsidR="00CE0BCA" w:rsidRDefault="00CE0BCA" w:rsidP="00CE0BCA">
      <w:r>
        <w:rPr>
          <w:rStyle w:val="CommentReference"/>
        </w:rPr>
        <w:annotationRef/>
      </w:r>
      <w:r>
        <w:rPr>
          <w:sz w:val="20"/>
          <w:szCs w:val="20"/>
        </w:rPr>
        <w:t>What about "Global potential underestimation of kelp decomposition"</w:t>
      </w:r>
    </w:p>
  </w:comment>
  <w:comment w:id="10" w:author="Justo Cebrian" w:date="2026-02-23T19:10:00Z" w:initials="JC">
    <w:p w14:paraId="065A26E2" w14:textId="77777777" w:rsidR="00AC7F33" w:rsidRDefault="00AC7F33" w:rsidP="00AC7F33">
      <w:r>
        <w:rPr>
          <w:rStyle w:val="CommentReference"/>
        </w:rPr>
        <w:annotationRef/>
      </w:r>
      <w:r>
        <w:rPr>
          <w:sz w:val="20"/>
          <w:szCs w:val="20"/>
        </w:rPr>
        <w:t>No accent mark, please. Just use "Cebrian" throughout</w:t>
      </w:r>
    </w:p>
  </w:comment>
  <w:comment w:id="11" w:author="Luka Seamus Wright" w:date="2025-12-12T13:21:00Z" w:initials="LSW">
    <w:p w14:paraId="354EC116" w14:textId="77777777" w:rsidR="00FF4549" w:rsidRDefault="00FF4549" w:rsidP="00FF4549">
      <w:r>
        <w:rPr>
          <w:rStyle w:val="CommentReference"/>
        </w:rPr>
        <w:annotationRef/>
      </w:r>
      <w:r>
        <w:rPr>
          <w:sz w:val="20"/>
          <w:szCs w:val="20"/>
        </w:rPr>
        <w:t>Please provide your ORCiD</w:t>
      </w:r>
    </w:p>
  </w:comment>
  <w:comment w:id="22" w:author="Luka Seamus Wright" w:date="2025-12-12T13:22:00Z" w:initials="LSW">
    <w:p w14:paraId="29523B6A" w14:textId="77777777" w:rsidR="00FF4549" w:rsidRDefault="00FF4549" w:rsidP="00FF4549">
      <w:r>
        <w:rPr>
          <w:rStyle w:val="CommentReference"/>
        </w:rPr>
        <w:annotationRef/>
      </w:r>
      <w:r>
        <w:rPr>
          <w:sz w:val="20"/>
          <w:szCs w:val="20"/>
        </w:rPr>
        <w:t>This article is written in free format (not IMRaD) with the methods in a separate document. The abstract is in bold.</w:t>
      </w:r>
    </w:p>
  </w:comment>
  <w:comment w:id="21" w:author="a.foggo@plymouth.ac.uk" w:date="2026-01-09T15:16:00Z" w:initials="a.">
    <w:p w14:paraId="2134CCCC" w14:textId="4B3CB611" w:rsidR="00FB412D" w:rsidRDefault="00000000">
      <w:pPr>
        <w:pStyle w:val="CommentText"/>
      </w:pPr>
      <w:r>
        <w:rPr>
          <w:rStyle w:val="CommentReference"/>
        </w:rPr>
        <w:annotationRef/>
      </w:r>
      <w:r w:rsidRPr="20DA16FA">
        <w:t>doesn't really work in a linguistic sense, do you mean that kelp forests are in the scrutinoius gaze, or is the eye here a metaphorical one at the centre of a hurricane?</w:t>
      </w:r>
    </w:p>
  </w:comment>
  <w:comment w:id="25" w:author="Karen Filbee-Dexter" w:date="2026-01-10T08:36:00Z" w:initials="KF">
    <w:p w14:paraId="1117B4AC" w14:textId="15E0C657" w:rsidR="00FB412D" w:rsidRDefault="00000000">
      <w:pPr>
        <w:pStyle w:val="CommentText"/>
      </w:pPr>
      <w:r>
        <w:rPr>
          <w:rStyle w:val="CommentReference"/>
        </w:rPr>
        <w:annotationRef/>
      </w:r>
      <w:r w:rsidRPr="7B2A47A4">
        <w:t xml:space="preserve">dont love this expression.   what about drawing strong focus as emerging blue carbon ecosystems. Still we lack quantititive data on their carbon cycle. </w:t>
      </w:r>
    </w:p>
    <w:p w14:paraId="7AABCBD9" w14:textId="44CF58AD" w:rsidR="00FB412D" w:rsidRDefault="00FB412D">
      <w:pPr>
        <w:pStyle w:val="CommentText"/>
      </w:pPr>
    </w:p>
    <w:p w14:paraId="4757A124" w14:textId="59BBD293" w:rsidR="00FB412D" w:rsidRDefault="00000000">
      <w:pPr>
        <w:pStyle w:val="CommentText"/>
      </w:pPr>
      <w:r w:rsidRPr="7E438D0F">
        <w:t>(I disagree that there are NO quantitative data) what have be all been doing for decades ;)  ... sorry but that kind of language is a great way to offend the field)</w:t>
      </w:r>
    </w:p>
  </w:comment>
  <w:comment w:id="28" w:author="Justo Cebrian" w:date="2026-02-23T19:23:00Z" w:initials="JC">
    <w:p w14:paraId="1E7DEA86" w14:textId="77777777" w:rsidR="00AC64EC" w:rsidRDefault="00AC64EC" w:rsidP="00AC64EC">
      <w:r>
        <w:rPr>
          <w:rStyle w:val="CommentReference"/>
        </w:rPr>
        <w:annotationRef/>
      </w:r>
      <w:r>
        <w:rPr>
          <w:sz w:val="20"/>
          <w:szCs w:val="20"/>
        </w:rPr>
        <w:t>Not sure what you mean with this. There are many papers showing carbon budgets for kelp, or at least components of it</w:t>
      </w:r>
    </w:p>
  </w:comment>
  <w:comment w:id="31" w:author="Karen Filbee-Dexter" w:date="2026-01-10T08:39:00Z" w:initials="KF">
    <w:p w14:paraId="76BAB77A" w14:textId="31462C71" w:rsidR="00FB412D" w:rsidRDefault="00000000">
      <w:pPr>
        <w:pStyle w:val="CommentText"/>
      </w:pPr>
      <w:r>
        <w:rPr>
          <w:rStyle w:val="CommentReference"/>
        </w:rPr>
        <w:annotationRef/>
      </w:r>
      <w:r w:rsidRPr="00818952">
        <w:t xml:space="preserve">productivity comes in very important too, more important than decomposition from a few recent studies I am part of. Like Taylor compared Sargassum and Ecklonia carbon cycles, and productivity is the driving component of their differences. Same with comparisons of blue carbon potential across Canadas three coastlines. </w:t>
      </w:r>
    </w:p>
  </w:comment>
  <w:comment w:id="50" w:author="a.foggo@plymouth.ac.uk" w:date="2026-01-09T15:26:00Z" w:initials="a.">
    <w:p w14:paraId="7E05DB98" w14:textId="441CCC6E" w:rsidR="00FB412D" w:rsidRDefault="00000000">
      <w:pPr>
        <w:pStyle w:val="CommentText"/>
      </w:pPr>
      <w:r>
        <w:rPr>
          <w:rStyle w:val="CommentReference"/>
        </w:rPr>
        <w:annotationRef/>
      </w:r>
      <w:r w:rsidRPr="5EBF67F0">
        <w:t>this one's not working for me either</w:t>
      </w:r>
    </w:p>
  </w:comment>
  <w:comment w:id="70" w:author="Karen Filbee-Dexter" w:date="2026-01-10T08:40:00Z" w:initials="KF">
    <w:p w14:paraId="15EE1C14" w14:textId="1EFDFF30" w:rsidR="00FB412D" w:rsidRDefault="00000000">
      <w:pPr>
        <w:pStyle w:val="CommentText"/>
      </w:pPr>
      <w:r>
        <w:rPr>
          <w:rStyle w:val="CommentReference"/>
        </w:rPr>
        <w:annotationRef/>
      </w:r>
      <w:r w:rsidRPr="10C5A17D">
        <w:t>highly variable?</w:t>
      </w:r>
    </w:p>
  </w:comment>
  <w:comment w:id="93" w:author="a.foggo@plymouth.ac.uk" w:date="2026-02-03T12:12:00Z" w:initials="a.">
    <w:p w14:paraId="31630396" w14:textId="649130F1" w:rsidR="00FB412D" w:rsidRDefault="00000000">
      <w:pPr>
        <w:pStyle w:val="CommentText"/>
      </w:pPr>
      <w:r>
        <w:rPr>
          <w:rStyle w:val="CommentReference"/>
        </w:rPr>
        <w:annotationRef/>
      </w:r>
      <w:r w:rsidRPr="495C2564">
        <w:t>if carbon burial rates are overestimated isn't this through confounding of the export process, meaning that export is reduced despite the potential for detrital photosynthesis, due to photo limitation leading to physiological compromise and, hence, decomposition?</w:t>
      </w:r>
    </w:p>
  </w:comment>
  <w:comment w:id="118" w:author="a.foggo@plymouth.ac.uk" w:date="2026-01-09T15:32:00Z" w:initials="a.">
    <w:p w14:paraId="655E4F1B" w14:textId="6C3BBF26" w:rsidR="00FB412D" w:rsidRDefault="00000000">
      <w:pPr>
        <w:pStyle w:val="CommentText"/>
      </w:pPr>
      <w:r>
        <w:rPr>
          <w:rStyle w:val="CommentReference"/>
        </w:rPr>
        <w:annotationRef/>
      </w:r>
      <w:r w:rsidRPr="41046943">
        <w:t>phenomena are inexplicable</w:t>
      </w:r>
    </w:p>
  </w:comment>
  <w:comment w:id="110" w:author="Karen Filbee-Dexter" w:date="2026-01-10T09:22:00Z" w:initials="KF">
    <w:p w14:paraId="20BAFFE5" w14:textId="2CBE6FE4" w:rsidR="00FB412D" w:rsidRDefault="00000000">
      <w:pPr>
        <w:pStyle w:val="CommentText"/>
      </w:pPr>
      <w:r>
        <w:rPr>
          <w:rStyle w:val="CommentReference"/>
        </w:rPr>
        <w:annotationRef/>
      </w:r>
      <w:r w:rsidRPr="38BD68BB">
        <w:t>could just say exceptionally or unsually high rates of detrital photosynthesis to highlight that this is not typical</w:t>
      </w:r>
    </w:p>
  </w:comment>
  <w:comment w:id="121" w:author="Karen Filbee-Dexter" w:date="2026-01-10T09:24:00Z" w:initials="KF">
    <w:p w14:paraId="28EAD211" w14:textId="00190471" w:rsidR="00FB412D" w:rsidRDefault="00000000">
      <w:pPr>
        <w:pStyle w:val="CommentText"/>
      </w:pPr>
      <w:r>
        <w:rPr>
          <w:rStyle w:val="CommentReference"/>
        </w:rPr>
        <w:annotationRef/>
      </w:r>
      <w:r w:rsidRPr="3214DD00">
        <w:t xml:space="preserve">need to somewhere highlight what this study has done. ideally add more details about source data here... </w:t>
      </w:r>
    </w:p>
  </w:comment>
  <w:comment w:id="20" w:author="a.foggo@plymouth.ac.uk" w:date="2026-01-09T17:07:00Z" w:initials="a.">
    <w:p w14:paraId="39430601" w14:textId="73505E2F" w:rsidR="00FB412D" w:rsidRDefault="00000000">
      <w:pPr>
        <w:pStyle w:val="CommentText"/>
      </w:pPr>
      <w:r>
        <w:rPr>
          <w:rStyle w:val="CommentReference"/>
        </w:rPr>
        <w:annotationRef/>
      </w:r>
      <w:r w:rsidRPr="74AEE352">
        <w:t>there's a somewhat schizophrenic quality to these opening phrases....'decomposition is often slow'...'forests turn over 2.7 times per year corresponding to 1/2 life of only 46 days'</w:t>
      </w:r>
    </w:p>
  </w:comment>
  <w:comment w:id="147" w:author="Justo Cebrian" w:date="2026-02-23T19:48:00Z" w:initials="JC">
    <w:p w14:paraId="5FEE5071" w14:textId="77777777" w:rsidR="00E03FD0" w:rsidRDefault="00E03FD0" w:rsidP="00E03FD0">
      <w:r>
        <w:rPr>
          <w:rStyle w:val="CommentReference"/>
        </w:rPr>
        <w:annotationRef/>
      </w:r>
      <w:r>
        <w:rPr>
          <w:sz w:val="20"/>
          <w:szCs w:val="20"/>
        </w:rPr>
        <w:t>can we venture to put a quantitative limit to these under/over estimations?</w:t>
      </w:r>
    </w:p>
  </w:comment>
  <w:comment w:id="182" w:author="Karen Filbee-Dexter" w:date="2026-01-10T09:34:00Z" w:initials="KF">
    <w:p w14:paraId="3E2F61D0" w14:textId="71985D94" w:rsidR="00FB412D" w:rsidRDefault="00000000">
      <w:pPr>
        <w:pStyle w:val="CommentText"/>
      </w:pPr>
      <w:r>
        <w:rPr>
          <w:rStyle w:val="CommentReference"/>
        </w:rPr>
        <w:annotationRef/>
      </w:r>
      <w:r w:rsidRPr="2D698303">
        <w:t>add a line here about the main fluxes through  which they store and remove carbon instead - introducing allochthonous pathways</w:t>
      </w:r>
    </w:p>
  </w:comment>
  <w:comment w:id="186" w:author="Karen Filbee-Dexter" w:date="2026-01-10T09:35:00Z" w:initials="KF">
    <w:p w14:paraId="329A24CC" w14:textId="7891C2FB" w:rsidR="00FB412D" w:rsidRDefault="00000000">
      <w:pPr>
        <w:pStyle w:val="CommentText"/>
      </w:pPr>
      <w:r>
        <w:rPr>
          <w:rStyle w:val="CommentReference"/>
        </w:rPr>
        <w:annotationRef/>
      </w:r>
      <w:r w:rsidRPr="7C228DFB">
        <w:t>agree - you could even mention the range that we found in our nat geo paper when we used upper and lower decomposition rates to estimate overall fluxes</w:t>
      </w:r>
    </w:p>
  </w:comment>
  <w:comment w:id="218" w:author="Karen Filbee-Dexter" w:date="2026-01-10T09:38:00Z" w:initials="KF">
    <w:p w14:paraId="2005DCF9" w14:textId="5A09C8CB" w:rsidR="00FB412D" w:rsidRDefault="00000000">
      <w:pPr>
        <w:pStyle w:val="CommentText"/>
      </w:pPr>
      <w:r>
        <w:rPr>
          <w:rStyle w:val="CommentReference"/>
        </w:rPr>
        <w:annotationRef/>
      </w:r>
      <w:r w:rsidRPr="6D08D19D">
        <w:t>i would like to see broader references for these last points. you are making general statements about plants, can you incorporate a terrestrial ref too</w:t>
      </w:r>
    </w:p>
  </w:comment>
  <w:comment w:id="223" w:author="Karen Filbee-Dexter" w:date="2026-01-10T09:40:00Z" w:initials="KF">
    <w:p w14:paraId="1A92DBA3" w14:textId="1D54F368" w:rsidR="00FB412D" w:rsidRDefault="00000000">
      <w:pPr>
        <w:pStyle w:val="CommentText"/>
      </w:pPr>
      <w:r>
        <w:rPr>
          <w:rStyle w:val="CommentReference"/>
        </w:rPr>
        <w:annotationRef/>
      </w:r>
      <w:r w:rsidRPr="34273244">
        <w:t>not sure this line is clear enough. what exactly do you mean by 'is the unit' ... and comparing production to what? between habitats?</w:t>
      </w:r>
    </w:p>
  </w:comment>
  <w:comment w:id="226" w:author="Karen Filbee-Dexter" w:date="2026-01-10T09:47:00Z" w:initials="KF">
    <w:p w14:paraId="11E5D1B8" w14:textId="0582FE84" w:rsidR="00FB412D" w:rsidRDefault="00000000">
      <w:pPr>
        <w:pStyle w:val="CommentText"/>
      </w:pPr>
      <w:r>
        <w:rPr>
          <w:rStyle w:val="CommentReference"/>
        </w:rPr>
        <w:annotationRef/>
      </w:r>
      <w:r w:rsidRPr="5F2B904E">
        <w:t xml:space="preserve">this reference is too old to be the only support for this statement. Also I think if you are refering to the long term burial of carbon in these habitats then sure, but area production </w:t>
      </w:r>
      <w:r w:rsidRPr="5F50AD2C">
        <w:rPr>
          <w:b/>
          <w:bCs/>
        </w:rPr>
        <w:t xml:space="preserve">does </w:t>
      </w:r>
      <w:r w:rsidRPr="62B24A32">
        <w:t xml:space="preserve">have a bearing on the fate of carbon. It is nonsensical to say that it does not. </w:t>
      </w:r>
    </w:p>
  </w:comment>
  <w:comment w:id="227" w:author="a.foggo@plymouth.ac.uk" w:date="2026-01-09T17:09:00Z" w:initials="a.">
    <w:p w14:paraId="5A66D3C4" w14:textId="74D1859C" w:rsidR="00FB412D" w:rsidRDefault="00000000">
      <w:pPr>
        <w:pStyle w:val="CommentText"/>
      </w:pPr>
      <w:r>
        <w:rPr>
          <w:rStyle w:val="CommentReference"/>
        </w:rPr>
        <w:annotationRef/>
      </w:r>
      <w:r w:rsidRPr="2A36D5E8">
        <w:t>tenses, are we writing in the present or past tense?</w:t>
      </w:r>
    </w:p>
  </w:comment>
  <w:comment w:id="231" w:author="Karen Filbee-Dexter" w:date="2026-01-10T09:48:00Z" w:initials="KF">
    <w:p w14:paraId="29FEA996" w14:textId="15BB987E" w:rsidR="00FB412D" w:rsidRDefault="00000000">
      <w:pPr>
        <w:pStyle w:val="CommentText"/>
      </w:pPr>
      <w:r>
        <w:rPr>
          <w:rStyle w:val="CommentReference"/>
        </w:rPr>
        <w:annotationRef/>
      </w:r>
      <w:r w:rsidRPr="767B128E">
        <w:t xml:space="preserve">mention briefly how we estimate this. </w:t>
      </w:r>
    </w:p>
  </w:comment>
  <w:comment w:id="232" w:author="Karen Filbee-Dexter" w:date="2026-01-10T09:48:00Z" w:initials="KF">
    <w:p w14:paraId="4BCDF1A0" w14:textId="2A31C7CF" w:rsidR="00FB412D" w:rsidRDefault="00000000">
      <w:pPr>
        <w:pStyle w:val="CommentText"/>
      </w:pPr>
      <w:r>
        <w:rPr>
          <w:rStyle w:val="CommentReference"/>
        </w:rPr>
        <w:annotationRef/>
      </w:r>
      <w:r w:rsidRPr="33F99528">
        <w:t>times per year?</w:t>
      </w:r>
    </w:p>
  </w:comment>
  <w:comment w:id="233" w:author="Karen Filbee-Dexter" w:date="2026-01-10T09:50:00Z" w:initials="KF">
    <w:p w14:paraId="3D036275" w14:textId="2817CF08" w:rsidR="00FB412D" w:rsidRDefault="00000000">
      <w:pPr>
        <w:pStyle w:val="CommentText"/>
      </w:pPr>
      <w:r>
        <w:rPr>
          <w:rStyle w:val="CommentReference"/>
        </w:rPr>
        <w:annotationRef/>
      </w:r>
      <w:r w:rsidRPr="3BBBCD02">
        <w:t xml:space="preserve">i dont think this holds for all species. For example, laminaria hyperborea or ecklonia maxima where the stipe is clearly 10 plus years old and is not counted in the production of the habitat </w:t>
      </w:r>
    </w:p>
    <w:p w14:paraId="7D976EBB" w14:textId="79F2C4D7" w:rsidR="00FB412D" w:rsidRDefault="00FB412D">
      <w:pPr>
        <w:pStyle w:val="CommentText"/>
      </w:pPr>
    </w:p>
    <w:p w14:paraId="06DB9411" w14:textId="6B4D2D97" w:rsidR="00FB412D" w:rsidRDefault="00000000">
      <w:pPr>
        <w:pStyle w:val="CommentText"/>
      </w:pPr>
      <w:r w:rsidRPr="4E4387CA">
        <w:t xml:space="preserve">I would say that l hyperborea canopy is turned over faster than 1.3 times a year and the stipes much slower...   there is a lot of research showing how you need that old forest to be at least 5 years old so that the peak stipe diversity in the epiphyte communities. We need to nuance this somehow so it doesnt seem like the whole standing biomass gets replaced.  </w:t>
      </w:r>
    </w:p>
  </w:comment>
  <w:comment w:id="234" w:author="Karen Filbee-Dexter" w:date="2026-01-10T09:51:00Z" w:initials="KF">
    <w:p w14:paraId="3941BE97" w14:textId="0589AF8D" w:rsidR="00FB412D" w:rsidRDefault="00000000">
      <w:pPr>
        <w:pStyle w:val="CommentText"/>
      </w:pPr>
      <w:r>
        <w:rPr>
          <w:rStyle w:val="CommentReference"/>
        </w:rPr>
        <w:annotationRef/>
      </w:r>
      <w:r w:rsidRPr="05DB68A3">
        <w:t xml:space="preserve">again I find this very hard to believe. the canopy of laminaria hyperborea turns over 1.3 times a year sure. but not the full biomass because the stipes live much longer. do you want a dataset of stipe biomass and age for north atlantic? </w:t>
      </w:r>
    </w:p>
  </w:comment>
  <w:comment w:id="235" w:author="a.foggo@plymouth.ac.uk" w:date="2026-02-03T12:22:00Z" w:initials="a.">
    <w:p w14:paraId="4DB19C6A" w14:textId="2CE5F203" w:rsidR="00FB412D" w:rsidRDefault="00000000">
      <w:pPr>
        <w:pStyle w:val="CommentText"/>
      </w:pPr>
      <w:r>
        <w:rPr>
          <w:rStyle w:val="CommentReference"/>
        </w:rPr>
        <w:annotationRef/>
      </w:r>
      <w:r w:rsidRPr="577D9885">
        <w:t>Lam. hyp. may not be the best example as the casting of the growth collar in May can easily represent loss of a significant % of the standing crop in one single event.</w:t>
      </w:r>
    </w:p>
  </w:comment>
  <w:comment w:id="236" w:author="Karen Filbee-Dexter" w:date="2026-01-10T09:52:00Z" w:initials="KF">
    <w:p w14:paraId="25DAE6F0" w14:textId="1979D0E7" w:rsidR="00FB412D" w:rsidRDefault="00000000">
      <w:pPr>
        <w:pStyle w:val="CommentText"/>
      </w:pPr>
      <w:r>
        <w:rPr>
          <w:rStyle w:val="CommentReference"/>
        </w:rPr>
        <w:annotationRef/>
      </w:r>
      <w:r w:rsidRPr="3CE50E2F">
        <w:t>again, brief mention of where you get this from if the results come before the methods</w:t>
      </w:r>
    </w:p>
  </w:comment>
  <w:comment w:id="238" w:author="a.foggo@plymouth.ac.uk" w:date="2026-01-09T17:27:00Z" w:initials="a.">
    <w:p w14:paraId="456C82F8" w14:textId="569B83AD" w:rsidR="00FB412D" w:rsidRDefault="00000000">
      <w:pPr>
        <w:pStyle w:val="CommentText"/>
      </w:pPr>
      <w:r>
        <w:rPr>
          <w:rStyle w:val="CommentReference"/>
        </w:rPr>
        <w:annotationRef/>
      </w:r>
      <w:r w:rsidRPr="5DCDA99C">
        <w:t>Assuming.....?? 'Due to the assumption' is logically incorrect, its not the assumption per se that's responsible</w:t>
      </w:r>
    </w:p>
  </w:comment>
  <w:comment w:id="239" w:author="Karen Filbee-Dexter" w:date="2026-01-10T09:57:00Z" w:initials="KF">
    <w:p w14:paraId="151980FF" w14:textId="237E1656" w:rsidR="00FB412D" w:rsidRDefault="00000000">
      <w:pPr>
        <w:pStyle w:val="CommentText"/>
      </w:pPr>
      <w:r>
        <w:rPr>
          <w:rStyle w:val="CommentReference"/>
        </w:rPr>
        <w:annotationRef/>
      </w:r>
      <w:r w:rsidRPr="27E96613">
        <w:t>this actually supports that main thing that common to the literature - that kelps per area grow just as fast as terrestrial forests. Where in the recent literature (Smith is not recent) does it say kelps sequester the same as forests?</w:t>
      </w:r>
    </w:p>
  </w:comment>
  <w:comment w:id="240" w:author="Karen Filbee-Dexter" w:date="2026-01-10T10:18:00Z" w:initials="KF">
    <w:p w14:paraId="2DC5F408" w14:textId="41DA0BAE" w:rsidR="00FB412D" w:rsidRDefault="00000000">
      <w:pPr>
        <w:pStyle w:val="CommentText"/>
      </w:pPr>
      <w:r>
        <w:rPr>
          <w:rStyle w:val="CommentReference"/>
        </w:rPr>
        <w:annotationRef/>
      </w:r>
      <w:r w:rsidRPr="44ACAA44">
        <w:t>suggest reword to just compare, not to attack Smith. also it is not clear how you go from turnover and decomposition to CO2 removal</w:t>
      </w:r>
    </w:p>
  </w:comment>
  <w:comment w:id="242" w:author="Karen Filbee-Dexter" w:date="2026-01-10T10:28:00Z" w:initials="KF">
    <w:p w14:paraId="082477B6" w14:textId="655E82E2" w:rsidR="00FB412D" w:rsidRDefault="00000000">
      <w:pPr>
        <w:pStyle w:val="CommentText"/>
      </w:pPr>
      <w:r>
        <w:rPr>
          <w:rStyle w:val="CommentReference"/>
        </w:rPr>
        <w:annotationRef/>
      </w:r>
      <w:r w:rsidRPr="00F99345">
        <w:t>would be good to know which ones? also maybe make the figure caption clearer because intuitively the reader will think the points are a mix of kelp and forests. Could you colour the forest ecosystems teal and the kelp forest bown in the middle panel? and then the other plant ecosystems can be greyish?</w:t>
      </w:r>
    </w:p>
  </w:comment>
  <w:comment w:id="243" w:author="Karen Filbee-Dexter" w:date="2026-01-10T11:06:00Z" w:initials="KF">
    <w:p w14:paraId="30D0BD8A" w14:textId="016A88DF" w:rsidR="00FB412D" w:rsidRDefault="00000000">
      <w:pPr>
        <w:pStyle w:val="CommentText"/>
      </w:pPr>
      <w:r>
        <w:rPr>
          <w:rStyle w:val="CommentReference"/>
        </w:rPr>
        <w:annotationRef/>
      </w:r>
      <w:r w:rsidRPr="27269B18">
        <w:t>ah okay I see you have it here, i would move it earlier</w:t>
      </w:r>
    </w:p>
  </w:comment>
  <w:comment w:id="244" w:author="Karen Filbee-Dexter" w:date="2026-01-10T11:10:00Z" w:initials="KF">
    <w:p w14:paraId="310B3E25" w14:textId="776CD624" w:rsidR="00FB412D" w:rsidRDefault="00000000">
      <w:pPr>
        <w:pStyle w:val="CommentText"/>
      </w:pPr>
      <w:r>
        <w:rPr>
          <w:rStyle w:val="CommentReference"/>
        </w:rPr>
        <w:annotationRef/>
      </w:r>
      <w:r w:rsidRPr="5F6171D1">
        <w:t>maybe something about how we known it varies with species and environment</w:t>
      </w:r>
    </w:p>
  </w:comment>
  <w:comment w:id="245" w:author="Karen Filbee-Dexter" w:date="2026-01-10T11:11:00Z" w:initials="KF">
    <w:p w14:paraId="2FA82CFC" w14:textId="5A3CEF17" w:rsidR="00FB412D" w:rsidRDefault="00000000">
      <w:pPr>
        <w:pStyle w:val="CommentText"/>
      </w:pPr>
      <w:r>
        <w:rPr>
          <w:rStyle w:val="CommentReference"/>
        </w:rPr>
        <w:annotationRef/>
      </w:r>
      <w:r w:rsidRPr="60F5A8B7">
        <w:t>nice the start of this paragraph is very strong and does a great job of setting up the core of the kelp decomposition issue. I suggest moving this earlier</w:t>
      </w:r>
    </w:p>
  </w:comment>
  <w:comment w:id="250" w:author="Karen Filbee-Dexter" w:date="2026-01-10T14:36:00Z" w:initials="KF">
    <w:p w14:paraId="16E149DB" w14:textId="75B1FBBC" w:rsidR="00FB412D" w:rsidRDefault="00000000">
      <w:pPr>
        <w:pStyle w:val="CommentText"/>
      </w:pPr>
      <w:r>
        <w:rPr>
          <w:rStyle w:val="CommentReference"/>
        </w:rPr>
        <w:annotationRef/>
      </w:r>
      <w:r w:rsidRPr="0EFF4D59">
        <w:t>is this a theory?</w:t>
      </w:r>
    </w:p>
  </w:comment>
  <w:comment w:id="259" w:author="Karen Filbee-Dexter" w:date="2026-01-10T14:38:00Z" w:initials="KF">
    <w:p w14:paraId="51D08583" w14:textId="3EC91270" w:rsidR="00FB412D" w:rsidRDefault="00000000">
      <w:pPr>
        <w:pStyle w:val="CommentText"/>
      </w:pPr>
      <w:r>
        <w:rPr>
          <w:rStyle w:val="CommentReference"/>
        </w:rPr>
        <w:annotationRef/>
      </w:r>
      <w:r w:rsidRPr="5707F4BC">
        <w:t>experiments using kelp detritus. the detritus itself is not an experiment</w:t>
      </w:r>
    </w:p>
  </w:comment>
  <w:comment w:id="261" w:author="a.foggo@plymouth.ac.uk" w:date="2026-01-09T17:29:00Z" w:initials="a.">
    <w:p w14:paraId="4A6441CD" w14:textId="4FFF7A2E" w:rsidR="00FB412D" w:rsidRDefault="00000000">
      <w:pPr>
        <w:pStyle w:val="CommentText"/>
      </w:pPr>
      <w:r>
        <w:rPr>
          <w:rStyle w:val="CommentReference"/>
        </w:rPr>
        <w:annotationRef/>
      </w:r>
      <w:r w:rsidRPr="6357C8C9">
        <w:t>I can see what you're trying to say, but this part of the sentence needs revision, I'm stumped for a suggestion right now.</w:t>
      </w:r>
    </w:p>
  </w:comment>
  <w:comment w:id="262" w:author="Karen Filbee-Dexter" w:date="2026-01-10T14:40:00Z" w:initials="KF">
    <w:p w14:paraId="1309BD14" w14:textId="603DF566" w:rsidR="00FB412D" w:rsidRDefault="00000000">
      <w:pPr>
        <w:pStyle w:val="CommentText"/>
      </w:pPr>
      <w:r>
        <w:rPr>
          <w:rStyle w:val="CommentReference"/>
        </w:rPr>
        <w:annotationRef/>
      </w:r>
      <w:r w:rsidRPr="2988DE2E">
        <w:t xml:space="preserve">i think you need to break it up and walk the reader through it.   so traditional decomposition can be faster with light due to photodegradation... but we get the opposite pattern. This could be explained by detrital growth. </w:t>
      </w:r>
    </w:p>
  </w:comment>
  <w:comment w:id="273" w:author="Karen Filbee-Dexter" w:date="2026-01-10T14:58:00Z" w:initials="KF">
    <w:p w14:paraId="53F53E96" w14:textId="04196D73" w:rsidR="00FB412D" w:rsidRDefault="00000000">
      <w:pPr>
        <w:pStyle w:val="CommentText"/>
      </w:pPr>
      <w:r>
        <w:rPr>
          <w:rStyle w:val="CommentReference"/>
        </w:rPr>
        <w:annotationRef/>
      </w:r>
      <w:r w:rsidRPr="0B17F879">
        <w:t xml:space="preserve">why not say detrital photosynthesis - physiology is much broader than what you are looking at </w:t>
      </w:r>
    </w:p>
  </w:comment>
  <w:comment w:id="274" w:author="a.foggo@plymouth.ac.uk" w:date="2026-02-03T13:10:00Z" w:initials="a.">
    <w:p w14:paraId="13A98ACD" w14:textId="20E30113" w:rsidR="00FB412D" w:rsidRDefault="00000000">
      <w:pPr>
        <w:pStyle w:val="CommentText"/>
      </w:pPr>
      <w:r>
        <w:rPr>
          <w:rStyle w:val="CommentReference"/>
        </w:rPr>
        <w:annotationRef/>
      </w:r>
      <w:r w:rsidRPr="1B47EB0E">
        <w:t>I tend to agree, photosynthesis or photo-physiology, however it is the case that the experiment itself investigates all aspects of physiology (life, in essence) not just photosynthesis</w:t>
      </w:r>
    </w:p>
  </w:comment>
  <w:comment w:id="272" w:author="Karen Filbee-Dexter" w:date="2026-01-10T14:47:00Z" w:initials="KF">
    <w:p w14:paraId="29D6F5ED" w14:textId="599AD3E0" w:rsidR="00FB412D" w:rsidRDefault="00000000">
      <w:pPr>
        <w:pStyle w:val="CommentText"/>
      </w:pPr>
      <w:r>
        <w:rPr>
          <w:rStyle w:val="CommentReference"/>
        </w:rPr>
        <w:annotationRef/>
      </w:r>
      <w:r w:rsidRPr="68518DBE">
        <w:t>i am somehow confused by the format of this paper - def not traditional. are you going off guidelines for something?</w:t>
      </w:r>
    </w:p>
  </w:comment>
  <w:comment w:id="275" w:author="Karen Filbee-Dexter" w:date="2026-01-10T14:58:00Z" w:initials="KF">
    <w:p w14:paraId="15C1F819" w14:textId="1B449669" w:rsidR="00FB412D" w:rsidRDefault="00000000">
      <w:pPr>
        <w:pStyle w:val="CommentText"/>
      </w:pPr>
      <w:r>
        <w:rPr>
          <w:rStyle w:val="CommentReference"/>
        </w:rPr>
        <w:annotationRef/>
      </w:r>
      <w:r w:rsidRPr="6C1073EF">
        <w:t>this is a bit vague. I would be more specific about how many locations ... international experiment sounds like multiple countries</w:t>
      </w:r>
    </w:p>
  </w:comment>
  <w:comment w:id="287" w:author="Karen Filbee-Dexter" w:date="2026-01-10T18:26:00Z" w:initials="KF">
    <w:p w14:paraId="611B038B" w14:textId="4DA47792" w:rsidR="00FB412D" w:rsidRDefault="00000000">
      <w:pPr>
        <w:pStyle w:val="CommentText"/>
      </w:pPr>
      <w:r>
        <w:rPr>
          <w:rStyle w:val="CommentReference"/>
        </w:rPr>
        <w:annotationRef/>
      </w:r>
      <w:r w:rsidRPr="0A9DA493">
        <w:t xml:space="preserve">something off here </w:t>
      </w:r>
    </w:p>
  </w:comment>
  <w:comment w:id="286" w:author="a.foggo@plymouth.ac.uk" w:date="2026-01-13T16:48:00Z" w:initials="a.">
    <w:p w14:paraId="1D01F419" w14:textId="56AD8C23" w:rsidR="00FB412D" w:rsidRDefault="00000000">
      <w:pPr>
        <w:pStyle w:val="CommentText"/>
      </w:pPr>
      <w:r>
        <w:rPr>
          <w:rStyle w:val="CommentReference"/>
        </w:rPr>
        <w:annotationRef/>
      </w:r>
      <w:r w:rsidRPr="50F86853">
        <w:t>As the log ratio is the key datum, does it really matter that one dataset is fresh mass converted and the other is raw fresh mass. There might be a case of 'don't over-cmplicate' here?</w:t>
      </w:r>
    </w:p>
    <w:p w14:paraId="189FC156" w14:textId="5661B11E" w:rsidR="00FB412D" w:rsidRDefault="00FB412D">
      <w:pPr>
        <w:pStyle w:val="CommentText"/>
      </w:pPr>
    </w:p>
  </w:comment>
  <w:comment w:id="288" w:author="Karen Filbee-Dexter" w:date="2026-01-10T18:29:00Z" w:initials="KF">
    <w:p w14:paraId="355AD0C4" w14:textId="0FA3CAF7" w:rsidR="00FB412D" w:rsidRDefault="00000000">
      <w:pPr>
        <w:pStyle w:val="CommentText"/>
      </w:pPr>
      <w:r>
        <w:rPr>
          <w:rStyle w:val="CommentReference"/>
        </w:rPr>
        <w:annotationRef/>
      </w:r>
      <w:r w:rsidRPr="4295B953">
        <w:t>nice - super clear!</w:t>
      </w:r>
    </w:p>
  </w:comment>
  <w:comment w:id="289" w:author="Karen Filbee-Dexter" w:date="2026-01-10T18:30:00Z" w:initials="KF">
    <w:p w14:paraId="6AEFF89F" w14:textId="711AB657" w:rsidR="00FB412D" w:rsidRDefault="00000000">
      <w:pPr>
        <w:pStyle w:val="CommentText"/>
      </w:pPr>
      <w:r>
        <w:rPr>
          <w:rStyle w:val="CommentReference"/>
        </w:rPr>
        <w:annotationRef/>
      </w:r>
      <w:r w:rsidRPr="660A7B7F">
        <w:t>maybe here you can say the order of magnitude difference instead of 'determined trajectory'</w:t>
      </w:r>
    </w:p>
  </w:comment>
  <w:comment w:id="290" w:author="a.foggo@plymouth.ac.uk" w:date="2026-01-13T16:50:00Z" w:initials="a.">
    <w:p w14:paraId="70F151C2" w14:textId="4CB786E7" w:rsidR="00FB412D" w:rsidRDefault="00000000">
      <w:pPr>
        <w:pStyle w:val="CommentText"/>
      </w:pPr>
      <w:r>
        <w:rPr>
          <w:rStyle w:val="CommentReference"/>
        </w:rPr>
        <w:annotationRef/>
      </w:r>
      <w:r w:rsidRPr="0C9EAD90">
        <w:t>yes, I agree here, putting an order of magnitude on the effect would be powerful.</w:t>
      </w:r>
    </w:p>
  </w:comment>
  <w:comment w:id="294" w:author="a.foggo@plymouth.ac.uk" w:date="2026-01-13T16:57:00Z" w:initials="a.">
    <w:p w14:paraId="379E3A93" w14:textId="0FDCCE21" w:rsidR="00FB412D" w:rsidRDefault="00000000">
      <w:pPr>
        <w:pStyle w:val="CommentText"/>
      </w:pPr>
      <w:r>
        <w:rPr>
          <w:rStyle w:val="CommentReference"/>
        </w:rPr>
        <w:annotationRef/>
      </w:r>
      <w:r w:rsidRPr="3DB276E4">
        <w:t>rather 'chatty', 'we are confident in this effect...' ??</w:t>
      </w:r>
    </w:p>
  </w:comment>
  <w:comment w:id="308" w:author="Karen Filbee-Dexter" w:date="2026-01-10T18:55:00Z" w:initials="KF">
    <w:p w14:paraId="76172529" w14:textId="1EF4B949" w:rsidR="00FB412D" w:rsidRDefault="00000000">
      <w:pPr>
        <w:pStyle w:val="CommentText"/>
      </w:pPr>
      <w:r>
        <w:rPr>
          <w:rStyle w:val="CommentReference"/>
        </w:rPr>
        <w:annotationRef/>
      </w:r>
      <w:r w:rsidRPr="52DDC852">
        <w:t xml:space="preserve">once again, I strongly diagree with this statement. that is not consistent with what I have seen in the field in multiple systems. Erosion can very much just be loss of pieces of kelp that is not senescent.   it is a very large assumption to say that unless the detritus is created through full plant dislodgement it is more dead than alive.  it is much more common for a tear, grazing scar or point of weakness to cause the loss of fragments of healthy digits or parts of fronds. </w:t>
      </w:r>
    </w:p>
  </w:comment>
  <w:comment w:id="322" w:author="Karen Filbee-Dexter" w:date="2026-01-10T18:59:00Z" w:initials="KF">
    <w:p w14:paraId="11E82F09" w14:textId="1EECFC35" w:rsidR="00FB412D" w:rsidRDefault="00000000">
      <w:pPr>
        <w:pStyle w:val="CommentText"/>
      </w:pPr>
      <w:r>
        <w:rPr>
          <w:rStyle w:val="CommentReference"/>
        </w:rPr>
        <w:annotationRef/>
      </w:r>
      <w:r w:rsidRPr="6EF6EC8E">
        <w:t xml:space="preserve">good, can you provide more details. this is critical to back up. </w:t>
      </w:r>
    </w:p>
  </w:comment>
  <w:comment w:id="349" w:author="Karen Filbee-Dexter" w:date="2026-01-10T19:00:00Z" w:initials="KF">
    <w:p w14:paraId="64996272" w14:textId="67012001" w:rsidR="00FB412D" w:rsidRDefault="00000000">
      <w:pPr>
        <w:pStyle w:val="CommentText"/>
      </w:pPr>
      <w:r>
        <w:rPr>
          <w:rStyle w:val="CommentReference"/>
        </w:rPr>
        <w:annotationRef/>
      </w:r>
      <w:r w:rsidRPr="3663651E">
        <w:t xml:space="preserve">what about all the rDOC work, and the Fucalan studies?  that is not dependent on physiology and a large amount of this DOC is produced during decomposition </w:t>
      </w:r>
    </w:p>
  </w:comment>
  <w:comment w:id="350" w:author="Karen Filbee-Dexter" w:date="2026-01-10T19:02:00Z" w:initials="KF">
    <w:p w14:paraId="01667D32" w14:textId="60610EF5" w:rsidR="00FB412D" w:rsidRDefault="00000000">
      <w:pPr>
        <w:pStyle w:val="CommentText"/>
      </w:pPr>
      <w:r>
        <w:rPr>
          <w:rStyle w:val="CommentReference"/>
        </w:rPr>
        <w:annotationRef/>
      </w:r>
      <w:r w:rsidRPr="750E4753">
        <w:t>that is true but why not mention the sensitivity analysis that I did in the study showing that?</w:t>
      </w:r>
    </w:p>
  </w:comment>
  <w:comment w:id="355" w:author="Karen Filbee-Dexter" w:date="2026-01-10T19:07:00Z" w:initials="KF">
    <w:p w14:paraId="4D07A48B" w14:textId="0D555EAD" w:rsidR="00FB412D" w:rsidRDefault="00000000">
      <w:pPr>
        <w:pStyle w:val="CommentText"/>
      </w:pPr>
      <w:r>
        <w:rPr>
          <w:rStyle w:val="CommentReference"/>
        </w:rPr>
        <w:annotationRef/>
      </w:r>
      <w:r w:rsidRPr="7961DCDE">
        <w:t xml:space="preserve">you are making a strong paper weaker by coming down so heavily on one side of this when I would argue that we do not really know yet whether most detritus is better represented by the dead or the alive/half alive side of this spectrum. it comes across more advocacy at the end, and is based on several assumptions. It would be stronger to say it is likely this is the 'dead' case for x and x reasons, instead of trying to make and defend on argument that goes beyond the scope of your data.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B61BA2" w15:done="0"/>
  <w15:commentEx w15:paraId="1CAED7C2" w15:paraIdParent="10B61BA2" w15:done="0"/>
  <w15:commentEx w15:paraId="3F80D697" w15:paraIdParent="10B61BA2" w15:done="0"/>
  <w15:commentEx w15:paraId="2FCA03D9" w15:paraIdParent="10B61BA2" w15:done="0"/>
  <w15:commentEx w15:paraId="2327B9F9" w15:paraIdParent="10B61BA2" w15:done="0"/>
  <w15:commentEx w15:paraId="065A26E2" w15:done="0"/>
  <w15:commentEx w15:paraId="354EC116" w15:done="0"/>
  <w15:commentEx w15:paraId="29523B6A" w15:done="0"/>
  <w15:commentEx w15:paraId="2134CCCC" w15:done="0"/>
  <w15:commentEx w15:paraId="4757A124" w15:done="0"/>
  <w15:commentEx w15:paraId="1E7DEA86" w15:done="0"/>
  <w15:commentEx w15:paraId="76BAB77A" w15:done="0"/>
  <w15:commentEx w15:paraId="7E05DB98" w15:done="0"/>
  <w15:commentEx w15:paraId="15EE1C14" w15:done="0"/>
  <w15:commentEx w15:paraId="31630396" w15:done="0"/>
  <w15:commentEx w15:paraId="655E4F1B" w15:done="0"/>
  <w15:commentEx w15:paraId="20BAFFE5" w15:done="0"/>
  <w15:commentEx w15:paraId="28EAD211" w15:done="0"/>
  <w15:commentEx w15:paraId="39430601" w15:done="0"/>
  <w15:commentEx w15:paraId="5FEE5071" w15:done="0"/>
  <w15:commentEx w15:paraId="3E2F61D0" w15:done="0"/>
  <w15:commentEx w15:paraId="329A24CC" w15:done="0"/>
  <w15:commentEx w15:paraId="2005DCF9" w15:done="0"/>
  <w15:commentEx w15:paraId="1A92DBA3" w15:done="0"/>
  <w15:commentEx w15:paraId="11E5D1B8" w15:done="0"/>
  <w15:commentEx w15:paraId="5A66D3C4" w15:done="0"/>
  <w15:commentEx w15:paraId="29FEA996" w15:done="0"/>
  <w15:commentEx w15:paraId="4BCDF1A0" w15:done="0"/>
  <w15:commentEx w15:paraId="06DB9411" w15:done="0"/>
  <w15:commentEx w15:paraId="3941BE97" w15:done="0"/>
  <w15:commentEx w15:paraId="4DB19C6A" w15:paraIdParent="3941BE97" w15:done="0"/>
  <w15:commentEx w15:paraId="25DAE6F0" w15:done="0"/>
  <w15:commentEx w15:paraId="456C82F8" w15:done="0"/>
  <w15:commentEx w15:paraId="151980FF" w15:done="0"/>
  <w15:commentEx w15:paraId="2DC5F408" w15:done="0"/>
  <w15:commentEx w15:paraId="082477B6" w15:done="0"/>
  <w15:commentEx w15:paraId="30D0BD8A" w15:done="0"/>
  <w15:commentEx w15:paraId="310B3E25" w15:done="0"/>
  <w15:commentEx w15:paraId="2FA82CFC" w15:done="0"/>
  <w15:commentEx w15:paraId="16E149DB" w15:done="0"/>
  <w15:commentEx w15:paraId="51D08583" w15:done="0"/>
  <w15:commentEx w15:paraId="4A6441CD" w15:done="0"/>
  <w15:commentEx w15:paraId="1309BD14" w15:paraIdParent="4A6441CD" w15:done="0"/>
  <w15:commentEx w15:paraId="53F53E96" w15:done="0"/>
  <w15:commentEx w15:paraId="13A98ACD" w15:paraIdParent="53F53E96" w15:done="0"/>
  <w15:commentEx w15:paraId="29D6F5ED" w15:done="0"/>
  <w15:commentEx w15:paraId="15C1F819" w15:done="0"/>
  <w15:commentEx w15:paraId="611B038B" w15:done="0"/>
  <w15:commentEx w15:paraId="189FC156" w15:done="0"/>
  <w15:commentEx w15:paraId="355AD0C4" w15:done="0"/>
  <w15:commentEx w15:paraId="6AEFF89F" w15:done="0"/>
  <w15:commentEx w15:paraId="70F151C2" w15:paraIdParent="6AEFF89F" w15:done="0"/>
  <w15:commentEx w15:paraId="379E3A93" w15:done="0"/>
  <w15:commentEx w15:paraId="76172529" w15:done="0"/>
  <w15:commentEx w15:paraId="11E82F09" w15:done="0"/>
  <w15:commentEx w15:paraId="64996272" w15:done="0"/>
  <w15:commentEx w15:paraId="01667D32" w15:done="0"/>
  <w15:commentEx w15:paraId="4D07A4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3426E4" w16cex:dateUtc="2026-01-09T15:24:00Z"/>
  <w16cex:commentExtensible w16cex:durableId="0B5E541F" w16cex:dateUtc="2026-01-10T00:35:00Z"/>
  <w16cex:commentExtensible w16cex:durableId="0CC246E2" w16cex:dateUtc="2026-01-10T06:45:00Z"/>
  <w16cex:commentExtensible w16cex:durableId="3CA20E3E" w16cex:dateUtc="2026-02-24T17:07:00Z"/>
  <w16cex:commentExtensible w16cex:durableId="58FF18A8" w16cex:dateUtc="2026-02-24T01:10:00Z"/>
  <w16cex:commentExtensible w16cex:durableId="311F142A" w16cex:dateUtc="2026-01-09T15:16:00Z"/>
  <w16cex:commentExtensible w16cex:durableId="14B520B4" w16cex:dateUtc="2026-01-10T00:36:00Z"/>
  <w16cex:commentExtensible w16cex:durableId="2E13CD42" w16cex:dateUtc="2026-02-24T01:23:00Z"/>
  <w16cex:commentExtensible w16cex:durableId="5EC8AB3B" w16cex:dateUtc="2026-01-10T00:39:00Z"/>
  <w16cex:commentExtensible w16cex:durableId="11C1BA86" w16cex:dateUtc="2026-01-09T15:26:00Z"/>
  <w16cex:commentExtensible w16cex:durableId="3B774657" w16cex:dateUtc="2026-01-10T00:40:00Z"/>
  <w16cex:commentExtensible w16cex:durableId="348B4C77" w16cex:dateUtc="2026-02-03T12:12:00Z"/>
  <w16cex:commentExtensible w16cex:durableId="3A8B92AA" w16cex:dateUtc="2026-01-09T15:32:00Z"/>
  <w16cex:commentExtensible w16cex:durableId="37562EF8" w16cex:dateUtc="2026-01-10T01:22:00Z"/>
  <w16cex:commentExtensible w16cex:durableId="1AEAB981" w16cex:dateUtc="2026-01-10T01:24:00Z"/>
  <w16cex:commentExtensible w16cex:durableId="70F81669" w16cex:dateUtc="2026-01-09T17:07:00Z"/>
  <w16cex:commentExtensible w16cex:durableId="64014758" w16cex:dateUtc="2026-02-24T01:48:00Z"/>
  <w16cex:commentExtensible w16cex:durableId="127C91EA" w16cex:dateUtc="2026-01-10T01:34:00Z"/>
  <w16cex:commentExtensible w16cex:durableId="330BE39F" w16cex:dateUtc="2026-01-10T01:35:00Z"/>
  <w16cex:commentExtensible w16cex:durableId="038C205E" w16cex:dateUtc="2026-01-10T01:38:00Z"/>
  <w16cex:commentExtensible w16cex:durableId="0C9F24B5" w16cex:dateUtc="2026-01-10T01:40:00Z"/>
  <w16cex:commentExtensible w16cex:durableId="69F9EB07" w16cex:dateUtc="2026-01-10T01:47:00Z"/>
  <w16cex:commentExtensible w16cex:durableId="7E8F3654" w16cex:dateUtc="2026-01-09T17:09:00Z"/>
  <w16cex:commentExtensible w16cex:durableId="18BE7249" w16cex:dateUtc="2026-01-10T01:48:00Z"/>
  <w16cex:commentExtensible w16cex:durableId="6B89BDDD" w16cex:dateUtc="2026-01-10T01:48:00Z"/>
  <w16cex:commentExtensible w16cex:durableId="4BB15804" w16cex:dateUtc="2026-01-10T01:50:00Z"/>
  <w16cex:commentExtensible w16cex:durableId="6D89F092" w16cex:dateUtc="2026-01-10T01:51:00Z"/>
  <w16cex:commentExtensible w16cex:durableId="1D1472D5" w16cex:dateUtc="2026-02-03T12:22:00Z"/>
  <w16cex:commentExtensible w16cex:durableId="0EACB17D" w16cex:dateUtc="2026-01-10T01:52:00Z"/>
  <w16cex:commentExtensible w16cex:durableId="7C66761E" w16cex:dateUtc="2026-01-09T17:27:00Z"/>
  <w16cex:commentExtensible w16cex:durableId="11593DA9" w16cex:dateUtc="2026-01-10T01:57:00Z"/>
  <w16cex:commentExtensible w16cex:durableId="3C6F20EA" w16cex:dateUtc="2026-01-10T02:18:00Z"/>
  <w16cex:commentExtensible w16cex:durableId="2AB815DA" w16cex:dateUtc="2026-01-10T02:28:00Z"/>
  <w16cex:commentExtensible w16cex:durableId="1C4AD247" w16cex:dateUtc="2026-01-10T03:06:00Z"/>
  <w16cex:commentExtensible w16cex:durableId="06A66610" w16cex:dateUtc="2026-01-10T03:10:00Z"/>
  <w16cex:commentExtensible w16cex:durableId="70F58A0D" w16cex:dateUtc="2026-01-10T03:11:00Z"/>
  <w16cex:commentExtensible w16cex:durableId="34266AF2" w16cex:dateUtc="2026-01-10T06:36:00Z"/>
  <w16cex:commentExtensible w16cex:durableId="5887BD2D" w16cex:dateUtc="2026-01-10T06:38:00Z"/>
  <w16cex:commentExtensible w16cex:durableId="74044765" w16cex:dateUtc="2026-01-09T17:29:00Z"/>
  <w16cex:commentExtensible w16cex:durableId="2C6FA328" w16cex:dateUtc="2026-01-10T06:40:00Z"/>
  <w16cex:commentExtensible w16cex:durableId="64C8DED0" w16cex:dateUtc="2026-01-10T06:58:00Z"/>
  <w16cex:commentExtensible w16cex:durableId="05C251EA" w16cex:dateUtc="2026-02-03T13:10:00Z"/>
  <w16cex:commentExtensible w16cex:durableId="1EBE3432" w16cex:dateUtc="2026-01-10T06:47:00Z"/>
  <w16cex:commentExtensible w16cex:durableId="3E46470A" w16cex:dateUtc="2026-01-10T06:58:00Z"/>
  <w16cex:commentExtensible w16cex:durableId="268ADCA0" w16cex:dateUtc="2026-01-10T10:26:00Z"/>
  <w16cex:commentExtensible w16cex:durableId="14BD251C" w16cex:dateUtc="2026-01-13T16:48:00Z"/>
  <w16cex:commentExtensible w16cex:durableId="5E77D840" w16cex:dateUtc="2026-01-10T10:29:00Z"/>
  <w16cex:commentExtensible w16cex:durableId="3AB59430" w16cex:dateUtc="2026-01-10T10:30:00Z"/>
  <w16cex:commentExtensible w16cex:durableId="02CD85C4" w16cex:dateUtc="2026-01-13T16:50:00Z"/>
  <w16cex:commentExtensible w16cex:durableId="32FD5A94" w16cex:dateUtc="2026-01-13T16:57:00Z"/>
  <w16cex:commentExtensible w16cex:durableId="48CA549A" w16cex:dateUtc="2026-01-10T10:55:00Z"/>
  <w16cex:commentExtensible w16cex:durableId="382B3E49" w16cex:dateUtc="2026-01-10T10:59:00Z"/>
  <w16cex:commentExtensible w16cex:durableId="7BCC0E01" w16cex:dateUtc="2026-01-10T11:00:00Z"/>
  <w16cex:commentExtensible w16cex:durableId="73F77A10" w16cex:dateUtc="2026-01-10T11:02:00Z"/>
  <w16cex:commentExtensible w16cex:durableId="5B6F8496" w16cex:dateUtc="2026-01-10T1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B61BA2" w16cid:durableId="515EEA5E"/>
  <w16cid:commentId w16cid:paraId="1CAED7C2" w16cid:durableId="563426E4"/>
  <w16cid:commentId w16cid:paraId="3F80D697" w16cid:durableId="0B5E541F"/>
  <w16cid:commentId w16cid:paraId="2FCA03D9" w16cid:durableId="0CC246E2"/>
  <w16cid:commentId w16cid:paraId="2327B9F9" w16cid:durableId="3CA20E3E"/>
  <w16cid:commentId w16cid:paraId="065A26E2" w16cid:durableId="58FF18A8"/>
  <w16cid:commentId w16cid:paraId="354EC116" w16cid:durableId="6FEC84BA"/>
  <w16cid:commentId w16cid:paraId="29523B6A" w16cid:durableId="780575BC"/>
  <w16cid:commentId w16cid:paraId="2134CCCC" w16cid:durableId="311F142A"/>
  <w16cid:commentId w16cid:paraId="4757A124" w16cid:durableId="14B520B4"/>
  <w16cid:commentId w16cid:paraId="1E7DEA86" w16cid:durableId="2E13CD42"/>
  <w16cid:commentId w16cid:paraId="76BAB77A" w16cid:durableId="5EC8AB3B"/>
  <w16cid:commentId w16cid:paraId="7E05DB98" w16cid:durableId="11C1BA86"/>
  <w16cid:commentId w16cid:paraId="15EE1C14" w16cid:durableId="3B774657"/>
  <w16cid:commentId w16cid:paraId="31630396" w16cid:durableId="348B4C77"/>
  <w16cid:commentId w16cid:paraId="655E4F1B" w16cid:durableId="3A8B92AA"/>
  <w16cid:commentId w16cid:paraId="20BAFFE5" w16cid:durableId="37562EF8"/>
  <w16cid:commentId w16cid:paraId="28EAD211" w16cid:durableId="1AEAB981"/>
  <w16cid:commentId w16cid:paraId="39430601" w16cid:durableId="70F81669"/>
  <w16cid:commentId w16cid:paraId="5FEE5071" w16cid:durableId="64014758"/>
  <w16cid:commentId w16cid:paraId="3E2F61D0" w16cid:durableId="127C91EA"/>
  <w16cid:commentId w16cid:paraId="329A24CC" w16cid:durableId="330BE39F"/>
  <w16cid:commentId w16cid:paraId="2005DCF9" w16cid:durableId="038C205E"/>
  <w16cid:commentId w16cid:paraId="1A92DBA3" w16cid:durableId="0C9F24B5"/>
  <w16cid:commentId w16cid:paraId="11E5D1B8" w16cid:durableId="69F9EB07"/>
  <w16cid:commentId w16cid:paraId="5A66D3C4" w16cid:durableId="7E8F3654"/>
  <w16cid:commentId w16cid:paraId="29FEA996" w16cid:durableId="18BE7249"/>
  <w16cid:commentId w16cid:paraId="4BCDF1A0" w16cid:durableId="6B89BDDD"/>
  <w16cid:commentId w16cid:paraId="06DB9411" w16cid:durableId="4BB15804"/>
  <w16cid:commentId w16cid:paraId="3941BE97" w16cid:durableId="6D89F092"/>
  <w16cid:commentId w16cid:paraId="4DB19C6A" w16cid:durableId="1D1472D5"/>
  <w16cid:commentId w16cid:paraId="25DAE6F0" w16cid:durableId="0EACB17D"/>
  <w16cid:commentId w16cid:paraId="456C82F8" w16cid:durableId="7C66761E"/>
  <w16cid:commentId w16cid:paraId="151980FF" w16cid:durableId="11593DA9"/>
  <w16cid:commentId w16cid:paraId="2DC5F408" w16cid:durableId="3C6F20EA"/>
  <w16cid:commentId w16cid:paraId="082477B6" w16cid:durableId="2AB815DA"/>
  <w16cid:commentId w16cid:paraId="30D0BD8A" w16cid:durableId="1C4AD247"/>
  <w16cid:commentId w16cid:paraId="310B3E25" w16cid:durableId="06A66610"/>
  <w16cid:commentId w16cid:paraId="2FA82CFC" w16cid:durableId="70F58A0D"/>
  <w16cid:commentId w16cid:paraId="16E149DB" w16cid:durableId="34266AF2"/>
  <w16cid:commentId w16cid:paraId="51D08583" w16cid:durableId="5887BD2D"/>
  <w16cid:commentId w16cid:paraId="4A6441CD" w16cid:durableId="74044765"/>
  <w16cid:commentId w16cid:paraId="1309BD14" w16cid:durableId="2C6FA328"/>
  <w16cid:commentId w16cid:paraId="53F53E96" w16cid:durableId="64C8DED0"/>
  <w16cid:commentId w16cid:paraId="13A98ACD" w16cid:durableId="05C251EA"/>
  <w16cid:commentId w16cid:paraId="29D6F5ED" w16cid:durableId="1EBE3432"/>
  <w16cid:commentId w16cid:paraId="15C1F819" w16cid:durableId="3E46470A"/>
  <w16cid:commentId w16cid:paraId="611B038B" w16cid:durableId="268ADCA0"/>
  <w16cid:commentId w16cid:paraId="189FC156" w16cid:durableId="14BD251C"/>
  <w16cid:commentId w16cid:paraId="355AD0C4" w16cid:durableId="5E77D840"/>
  <w16cid:commentId w16cid:paraId="6AEFF89F" w16cid:durableId="3AB59430"/>
  <w16cid:commentId w16cid:paraId="70F151C2" w16cid:durableId="02CD85C4"/>
  <w16cid:commentId w16cid:paraId="379E3A93" w16cid:durableId="32FD5A94"/>
  <w16cid:commentId w16cid:paraId="76172529" w16cid:durableId="48CA549A"/>
  <w16cid:commentId w16cid:paraId="11E82F09" w16cid:durableId="382B3E49"/>
  <w16cid:commentId w16cid:paraId="64996272" w16cid:durableId="7BCC0E01"/>
  <w16cid:commentId w16cid:paraId="01667D32" w16cid:durableId="73F77A10"/>
  <w16cid:commentId w16cid:paraId="4D07A48B" w16cid:durableId="5B6F84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FBE61" w14:textId="77777777" w:rsidR="004725F0" w:rsidRDefault="004725F0" w:rsidP="00112DE2">
      <w:r>
        <w:separator/>
      </w:r>
    </w:p>
  </w:endnote>
  <w:endnote w:type="continuationSeparator" w:id="0">
    <w:p w14:paraId="1E02D6D8" w14:textId="77777777" w:rsidR="004725F0" w:rsidRDefault="004725F0" w:rsidP="0011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7063834"/>
      <w:docPartObj>
        <w:docPartGallery w:val="Page Numbers (Bottom of Page)"/>
        <w:docPartUnique/>
      </w:docPartObj>
    </w:sdtPr>
    <w:sdtContent>
      <w:p w14:paraId="163E9DCE" w14:textId="4812420F" w:rsidR="00112DE2" w:rsidRDefault="00112DE2" w:rsidP="00813F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D285A6" w14:textId="77777777" w:rsidR="00112DE2" w:rsidRDefault="00112DE2" w:rsidP="00112D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40815544"/>
      <w:docPartObj>
        <w:docPartGallery w:val="Page Numbers (Bottom of Page)"/>
        <w:docPartUnique/>
      </w:docPartObj>
    </w:sdtPr>
    <w:sdtContent>
      <w:p w14:paraId="2591CD9E" w14:textId="5578AE54" w:rsidR="00112DE2" w:rsidRPr="00112DE2" w:rsidRDefault="00112DE2" w:rsidP="00813F77">
        <w:pPr>
          <w:pStyle w:val="Footer"/>
          <w:framePr w:wrap="none" w:vAnchor="text" w:hAnchor="margin" w:xAlign="right" w:y="1"/>
          <w:rPr>
            <w:rStyle w:val="PageNumber"/>
            <w:rFonts w:ascii="Times New Roman" w:hAnsi="Times New Roman" w:cs="Times New Roman"/>
          </w:rPr>
        </w:pPr>
        <w:r w:rsidRPr="00112DE2">
          <w:rPr>
            <w:rStyle w:val="PageNumber"/>
            <w:rFonts w:ascii="Times New Roman" w:hAnsi="Times New Roman" w:cs="Times New Roman"/>
          </w:rPr>
          <w:fldChar w:fldCharType="begin"/>
        </w:r>
        <w:r w:rsidRPr="00112DE2">
          <w:rPr>
            <w:rStyle w:val="PageNumber"/>
            <w:rFonts w:ascii="Times New Roman" w:hAnsi="Times New Roman" w:cs="Times New Roman"/>
          </w:rPr>
          <w:instrText xml:space="preserve"> PAGE </w:instrText>
        </w:r>
        <w:r w:rsidRPr="00112DE2">
          <w:rPr>
            <w:rStyle w:val="PageNumber"/>
            <w:rFonts w:ascii="Times New Roman" w:hAnsi="Times New Roman" w:cs="Times New Roman"/>
          </w:rPr>
          <w:fldChar w:fldCharType="separate"/>
        </w:r>
        <w:r w:rsidRPr="00112DE2">
          <w:rPr>
            <w:rStyle w:val="PageNumber"/>
            <w:rFonts w:ascii="Times New Roman" w:hAnsi="Times New Roman" w:cs="Times New Roman"/>
            <w:noProof/>
          </w:rPr>
          <w:t>1</w:t>
        </w:r>
        <w:r w:rsidRPr="00112DE2">
          <w:rPr>
            <w:rStyle w:val="PageNumber"/>
            <w:rFonts w:ascii="Times New Roman" w:hAnsi="Times New Roman" w:cs="Times New Roman"/>
          </w:rPr>
          <w:fldChar w:fldCharType="end"/>
        </w:r>
      </w:p>
    </w:sdtContent>
  </w:sdt>
  <w:p w14:paraId="777B9B86" w14:textId="77777777" w:rsidR="00112DE2" w:rsidRDefault="00112DE2" w:rsidP="00112D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A9589" w14:textId="77777777" w:rsidR="004725F0" w:rsidRDefault="004725F0" w:rsidP="00112DE2">
      <w:r>
        <w:separator/>
      </w:r>
    </w:p>
  </w:footnote>
  <w:footnote w:type="continuationSeparator" w:id="0">
    <w:p w14:paraId="0F051A55" w14:textId="77777777" w:rsidR="004725F0" w:rsidRDefault="004725F0" w:rsidP="00112DE2">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ka Seamus Wright">
    <w15:presenceInfo w15:providerId="None" w15:userId="Luka Seamus Wright"/>
  </w15:person>
  <w15:person w15:author="a.foggo@plymouth.ac.uk">
    <w15:presenceInfo w15:providerId="AD" w15:userId="S::urn:spo:guest#a.foggo@plymouth.ac.uk::"/>
  </w15:person>
  <w15:person w15:author="Karen Filbee-Dexter">
    <w15:presenceInfo w15:providerId="AD" w15:userId="S::00103597@uwa.edu.au::c5da5e2d-ccda-4b9b-94c1-1e6c80959b95"/>
  </w15:person>
  <w15:person w15:author="Justo Cebrian">
    <w15:presenceInfo w15:providerId="AD" w15:userId="S::cebriajr@KAUST.EDU.SA::e01791a6-a319-4d7a-bb99-5049c3ce809f"/>
  </w15:person>
  <w15:person w15:author="Luka Wright">
    <w15:presenceInfo w15:providerId="AD" w15:userId="S::23609731@student.uwa.edu.au::8799cdbb-bfc1-4327-80de-fa68a594c66a"/>
  </w15:person>
  <w15:person w15:author="Pippa Attwell (24368558)">
    <w15:presenceInfo w15:providerId="AD" w15:userId="S::24368558@student.uwa.edu.au::b4d449a1-0789-4246-a26d-25db535229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E14"/>
    <w:rsid w:val="000004EA"/>
    <w:rsid w:val="00000F88"/>
    <w:rsid w:val="00004598"/>
    <w:rsid w:val="00006FDE"/>
    <w:rsid w:val="00007703"/>
    <w:rsid w:val="00010151"/>
    <w:rsid w:val="000106CD"/>
    <w:rsid w:val="0001133E"/>
    <w:rsid w:val="00014D15"/>
    <w:rsid w:val="00016247"/>
    <w:rsid w:val="000168AA"/>
    <w:rsid w:val="00016ED3"/>
    <w:rsid w:val="00025A51"/>
    <w:rsid w:val="000274BA"/>
    <w:rsid w:val="0003094E"/>
    <w:rsid w:val="00031928"/>
    <w:rsid w:val="00034F81"/>
    <w:rsid w:val="00037882"/>
    <w:rsid w:val="00037B2C"/>
    <w:rsid w:val="00040C80"/>
    <w:rsid w:val="000415F2"/>
    <w:rsid w:val="00047670"/>
    <w:rsid w:val="00047B49"/>
    <w:rsid w:val="00052E8D"/>
    <w:rsid w:val="00053437"/>
    <w:rsid w:val="00054C06"/>
    <w:rsid w:val="00055C7B"/>
    <w:rsid w:val="00055D6A"/>
    <w:rsid w:val="000605A0"/>
    <w:rsid w:val="00061683"/>
    <w:rsid w:val="000620EA"/>
    <w:rsid w:val="000638E9"/>
    <w:rsid w:val="00063B39"/>
    <w:rsid w:val="0007144A"/>
    <w:rsid w:val="00075719"/>
    <w:rsid w:val="00075A14"/>
    <w:rsid w:val="00077AE8"/>
    <w:rsid w:val="0008268A"/>
    <w:rsid w:val="00085225"/>
    <w:rsid w:val="00090FC6"/>
    <w:rsid w:val="000915F7"/>
    <w:rsid w:val="000930C7"/>
    <w:rsid w:val="00094488"/>
    <w:rsid w:val="000945D4"/>
    <w:rsid w:val="00096A35"/>
    <w:rsid w:val="000A0B4C"/>
    <w:rsid w:val="000A2461"/>
    <w:rsid w:val="000A2EF5"/>
    <w:rsid w:val="000A308B"/>
    <w:rsid w:val="000A4F81"/>
    <w:rsid w:val="000B2947"/>
    <w:rsid w:val="000B4031"/>
    <w:rsid w:val="000B466D"/>
    <w:rsid w:val="000B5429"/>
    <w:rsid w:val="000B7E9E"/>
    <w:rsid w:val="000C023F"/>
    <w:rsid w:val="000C1AD7"/>
    <w:rsid w:val="000C45A5"/>
    <w:rsid w:val="000C5239"/>
    <w:rsid w:val="000C57AC"/>
    <w:rsid w:val="000C7AF9"/>
    <w:rsid w:val="000D5F90"/>
    <w:rsid w:val="000D7EB1"/>
    <w:rsid w:val="000E17CF"/>
    <w:rsid w:val="000E389C"/>
    <w:rsid w:val="000E7D2A"/>
    <w:rsid w:val="000F3C6B"/>
    <w:rsid w:val="000F5893"/>
    <w:rsid w:val="00100DB5"/>
    <w:rsid w:val="00102C3D"/>
    <w:rsid w:val="001039BD"/>
    <w:rsid w:val="00105658"/>
    <w:rsid w:val="001075FD"/>
    <w:rsid w:val="00107C38"/>
    <w:rsid w:val="0011239F"/>
    <w:rsid w:val="00112DE2"/>
    <w:rsid w:val="00117B16"/>
    <w:rsid w:val="00117B38"/>
    <w:rsid w:val="001201D6"/>
    <w:rsid w:val="00121ABA"/>
    <w:rsid w:val="00125A13"/>
    <w:rsid w:val="00126496"/>
    <w:rsid w:val="00131728"/>
    <w:rsid w:val="00133E12"/>
    <w:rsid w:val="0013604B"/>
    <w:rsid w:val="001365C3"/>
    <w:rsid w:val="001425A3"/>
    <w:rsid w:val="00143F70"/>
    <w:rsid w:val="001450CB"/>
    <w:rsid w:val="0014645B"/>
    <w:rsid w:val="00146901"/>
    <w:rsid w:val="00147866"/>
    <w:rsid w:val="00147B41"/>
    <w:rsid w:val="00151E62"/>
    <w:rsid w:val="00151EF2"/>
    <w:rsid w:val="001546BB"/>
    <w:rsid w:val="001577E8"/>
    <w:rsid w:val="00157843"/>
    <w:rsid w:val="001609CF"/>
    <w:rsid w:val="00164590"/>
    <w:rsid w:val="00173CE3"/>
    <w:rsid w:val="001742E5"/>
    <w:rsid w:val="0017484F"/>
    <w:rsid w:val="001757CF"/>
    <w:rsid w:val="0018123E"/>
    <w:rsid w:val="0018158F"/>
    <w:rsid w:val="00181B85"/>
    <w:rsid w:val="001863CD"/>
    <w:rsid w:val="00187610"/>
    <w:rsid w:val="0019023D"/>
    <w:rsid w:val="00190AE4"/>
    <w:rsid w:val="00192382"/>
    <w:rsid w:val="001960A4"/>
    <w:rsid w:val="00196B3D"/>
    <w:rsid w:val="001A0A29"/>
    <w:rsid w:val="001A44CA"/>
    <w:rsid w:val="001A658D"/>
    <w:rsid w:val="001A7476"/>
    <w:rsid w:val="001B0AA8"/>
    <w:rsid w:val="001B254F"/>
    <w:rsid w:val="001B2B8C"/>
    <w:rsid w:val="001B2EB9"/>
    <w:rsid w:val="001B2F90"/>
    <w:rsid w:val="001B38E4"/>
    <w:rsid w:val="001B49A9"/>
    <w:rsid w:val="001B600F"/>
    <w:rsid w:val="001B7429"/>
    <w:rsid w:val="001C39D0"/>
    <w:rsid w:val="001C3C71"/>
    <w:rsid w:val="001C6181"/>
    <w:rsid w:val="001C67E4"/>
    <w:rsid w:val="001E07DC"/>
    <w:rsid w:val="001E1F4A"/>
    <w:rsid w:val="001E26AC"/>
    <w:rsid w:val="001E5603"/>
    <w:rsid w:val="001F151E"/>
    <w:rsid w:val="001F2CB4"/>
    <w:rsid w:val="001F6C67"/>
    <w:rsid w:val="001F7994"/>
    <w:rsid w:val="00206D01"/>
    <w:rsid w:val="00211868"/>
    <w:rsid w:val="002126ED"/>
    <w:rsid w:val="00214AAF"/>
    <w:rsid w:val="00214F81"/>
    <w:rsid w:val="00217D12"/>
    <w:rsid w:val="00221047"/>
    <w:rsid w:val="002225DC"/>
    <w:rsid w:val="00222C7E"/>
    <w:rsid w:val="00223B5F"/>
    <w:rsid w:val="002251B8"/>
    <w:rsid w:val="00226979"/>
    <w:rsid w:val="00226DA5"/>
    <w:rsid w:val="00227527"/>
    <w:rsid w:val="00227AC8"/>
    <w:rsid w:val="00233498"/>
    <w:rsid w:val="00233672"/>
    <w:rsid w:val="00233958"/>
    <w:rsid w:val="00234B7D"/>
    <w:rsid w:val="00236826"/>
    <w:rsid w:val="00236F1D"/>
    <w:rsid w:val="00237301"/>
    <w:rsid w:val="00237FD2"/>
    <w:rsid w:val="00243D60"/>
    <w:rsid w:val="002456F9"/>
    <w:rsid w:val="00247C82"/>
    <w:rsid w:val="00250FF8"/>
    <w:rsid w:val="00254593"/>
    <w:rsid w:val="002556F8"/>
    <w:rsid w:val="0026060B"/>
    <w:rsid w:val="0026195A"/>
    <w:rsid w:val="002624D7"/>
    <w:rsid w:val="00264617"/>
    <w:rsid w:val="002656D8"/>
    <w:rsid w:val="00267A32"/>
    <w:rsid w:val="002704A3"/>
    <w:rsid w:val="002707BD"/>
    <w:rsid w:val="002708DA"/>
    <w:rsid w:val="00271906"/>
    <w:rsid w:val="00272071"/>
    <w:rsid w:val="00272F41"/>
    <w:rsid w:val="002768B6"/>
    <w:rsid w:val="002829E3"/>
    <w:rsid w:val="00283821"/>
    <w:rsid w:val="00284E54"/>
    <w:rsid w:val="00285022"/>
    <w:rsid w:val="0028676D"/>
    <w:rsid w:val="00286944"/>
    <w:rsid w:val="002875F6"/>
    <w:rsid w:val="002903C0"/>
    <w:rsid w:val="00291B14"/>
    <w:rsid w:val="00292FC4"/>
    <w:rsid w:val="002A05CC"/>
    <w:rsid w:val="002A0D1A"/>
    <w:rsid w:val="002A383C"/>
    <w:rsid w:val="002A5AED"/>
    <w:rsid w:val="002A6144"/>
    <w:rsid w:val="002A64B5"/>
    <w:rsid w:val="002B08DA"/>
    <w:rsid w:val="002C06D3"/>
    <w:rsid w:val="002C37ED"/>
    <w:rsid w:val="002C3912"/>
    <w:rsid w:val="002C4834"/>
    <w:rsid w:val="002C644E"/>
    <w:rsid w:val="002C6F68"/>
    <w:rsid w:val="002D2628"/>
    <w:rsid w:val="002D2E76"/>
    <w:rsid w:val="002D3662"/>
    <w:rsid w:val="002D429D"/>
    <w:rsid w:val="002D48AC"/>
    <w:rsid w:val="002D6262"/>
    <w:rsid w:val="002D6505"/>
    <w:rsid w:val="002D6B1A"/>
    <w:rsid w:val="002D7E77"/>
    <w:rsid w:val="002E2C63"/>
    <w:rsid w:val="002E31E7"/>
    <w:rsid w:val="002E3FA8"/>
    <w:rsid w:val="002E409E"/>
    <w:rsid w:val="002E4220"/>
    <w:rsid w:val="002E539B"/>
    <w:rsid w:val="002E5EAA"/>
    <w:rsid w:val="002E74ED"/>
    <w:rsid w:val="002F315D"/>
    <w:rsid w:val="002F4DC0"/>
    <w:rsid w:val="002F5882"/>
    <w:rsid w:val="002F7111"/>
    <w:rsid w:val="003025BD"/>
    <w:rsid w:val="003028CB"/>
    <w:rsid w:val="0030433D"/>
    <w:rsid w:val="00305350"/>
    <w:rsid w:val="00305A1A"/>
    <w:rsid w:val="00315704"/>
    <w:rsid w:val="003157DB"/>
    <w:rsid w:val="00315C9E"/>
    <w:rsid w:val="0031642F"/>
    <w:rsid w:val="0031649F"/>
    <w:rsid w:val="0032058D"/>
    <w:rsid w:val="00324E47"/>
    <w:rsid w:val="0032644D"/>
    <w:rsid w:val="00327E4F"/>
    <w:rsid w:val="00335414"/>
    <w:rsid w:val="00335A2F"/>
    <w:rsid w:val="00336103"/>
    <w:rsid w:val="0033675D"/>
    <w:rsid w:val="003505FC"/>
    <w:rsid w:val="0035067C"/>
    <w:rsid w:val="00350A9D"/>
    <w:rsid w:val="00353EE2"/>
    <w:rsid w:val="00356188"/>
    <w:rsid w:val="00357F2C"/>
    <w:rsid w:val="00361B1D"/>
    <w:rsid w:val="0036210A"/>
    <w:rsid w:val="0036405A"/>
    <w:rsid w:val="00364108"/>
    <w:rsid w:val="00370B18"/>
    <w:rsid w:val="00372EF7"/>
    <w:rsid w:val="003759AC"/>
    <w:rsid w:val="00375BE3"/>
    <w:rsid w:val="00375CEF"/>
    <w:rsid w:val="00376410"/>
    <w:rsid w:val="0037663D"/>
    <w:rsid w:val="00376FAF"/>
    <w:rsid w:val="00377A5E"/>
    <w:rsid w:val="00377ABB"/>
    <w:rsid w:val="00377D7E"/>
    <w:rsid w:val="00384F94"/>
    <w:rsid w:val="003866CB"/>
    <w:rsid w:val="00390006"/>
    <w:rsid w:val="00390439"/>
    <w:rsid w:val="00391EAB"/>
    <w:rsid w:val="00392527"/>
    <w:rsid w:val="0039262C"/>
    <w:rsid w:val="003966C0"/>
    <w:rsid w:val="003A015A"/>
    <w:rsid w:val="003A03A0"/>
    <w:rsid w:val="003A1275"/>
    <w:rsid w:val="003A5E19"/>
    <w:rsid w:val="003A66EB"/>
    <w:rsid w:val="003A6FB7"/>
    <w:rsid w:val="003A773A"/>
    <w:rsid w:val="003B18E0"/>
    <w:rsid w:val="003B22DA"/>
    <w:rsid w:val="003B3DDB"/>
    <w:rsid w:val="003B40E8"/>
    <w:rsid w:val="003B58A2"/>
    <w:rsid w:val="003B7347"/>
    <w:rsid w:val="003C00C1"/>
    <w:rsid w:val="003C06C3"/>
    <w:rsid w:val="003C0A49"/>
    <w:rsid w:val="003C2462"/>
    <w:rsid w:val="003C36DF"/>
    <w:rsid w:val="003C56F4"/>
    <w:rsid w:val="003D0E31"/>
    <w:rsid w:val="003D1500"/>
    <w:rsid w:val="003D2FC3"/>
    <w:rsid w:val="003D4F2C"/>
    <w:rsid w:val="003E0C68"/>
    <w:rsid w:val="003E4BAC"/>
    <w:rsid w:val="003E5218"/>
    <w:rsid w:val="003E7562"/>
    <w:rsid w:val="003F0E95"/>
    <w:rsid w:val="003F207C"/>
    <w:rsid w:val="003F209B"/>
    <w:rsid w:val="00400869"/>
    <w:rsid w:val="00400C70"/>
    <w:rsid w:val="00402A7E"/>
    <w:rsid w:val="00405987"/>
    <w:rsid w:val="00411CA7"/>
    <w:rsid w:val="00411DBF"/>
    <w:rsid w:val="00412810"/>
    <w:rsid w:val="004129E6"/>
    <w:rsid w:val="00414CCA"/>
    <w:rsid w:val="00416815"/>
    <w:rsid w:val="004209C9"/>
    <w:rsid w:val="00420EF5"/>
    <w:rsid w:val="00421ACD"/>
    <w:rsid w:val="004226B8"/>
    <w:rsid w:val="004253CB"/>
    <w:rsid w:val="00426750"/>
    <w:rsid w:val="00427690"/>
    <w:rsid w:val="00431658"/>
    <w:rsid w:val="004318CE"/>
    <w:rsid w:val="00431FA8"/>
    <w:rsid w:val="00432BDF"/>
    <w:rsid w:val="00434017"/>
    <w:rsid w:val="00434CFA"/>
    <w:rsid w:val="00434F9E"/>
    <w:rsid w:val="004378F3"/>
    <w:rsid w:val="00437BA6"/>
    <w:rsid w:val="0044342E"/>
    <w:rsid w:val="00446E04"/>
    <w:rsid w:val="0044753A"/>
    <w:rsid w:val="004506B4"/>
    <w:rsid w:val="00450F76"/>
    <w:rsid w:val="004546A2"/>
    <w:rsid w:val="00455BBA"/>
    <w:rsid w:val="00455D5A"/>
    <w:rsid w:val="00457698"/>
    <w:rsid w:val="004621C7"/>
    <w:rsid w:val="004636EC"/>
    <w:rsid w:val="0046473F"/>
    <w:rsid w:val="00471E67"/>
    <w:rsid w:val="004725F0"/>
    <w:rsid w:val="004734A9"/>
    <w:rsid w:val="00474DB5"/>
    <w:rsid w:val="00477F9C"/>
    <w:rsid w:val="004865B3"/>
    <w:rsid w:val="00492ED4"/>
    <w:rsid w:val="00493315"/>
    <w:rsid w:val="00494CEA"/>
    <w:rsid w:val="00495A33"/>
    <w:rsid w:val="00497264"/>
    <w:rsid w:val="004A0F3F"/>
    <w:rsid w:val="004A1D23"/>
    <w:rsid w:val="004A29FD"/>
    <w:rsid w:val="004A2E04"/>
    <w:rsid w:val="004A3CAC"/>
    <w:rsid w:val="004A67D4"/>
    <w:rsid w:val="004A7A39"/>
    <w:rsid w:val="004B2214"/>
    <w:rsid w:val="004B332B"/>
    <w:rsid w:val="004B51E6"/>
    <w:rsid w:val="004C36B2"/>
    <w:rsid w:val="004D0BA5"/>
    <w:rsid w:val="004D1071"/>
    <w:rsid w:val="004D1343"/>
    <w:rsid w:val="004D1382"/>
    <w:rsid w:val="004D16E2"/>
    <w:rsid w:val="004D609A"/>
    <w:rsid w:val="004D73C6"/>
    <w:rsid w:val="004D7775"/>
    <w:rsid w:val="004D7FC0"/>
    <w:rsid w:val="004E0739"/>
    <w:rsid w:val="004E49B9"/>
    <w:rsid w:val="004E6533"/>
    <w:rsid w:val="004E7068"/>
    <w:rsid w:val="004F19D6"/>
    <w:rsid w:val="004F314B"/>
    <w:rsid w:val="004F4615"/>
    <w:rsid w:val="004F6CB8"/>
    <w:rsid w:val="00500BE2"/>
    <w:rsid w:val="0050210F"/>
    <w:rsid w:val="00502543"/>
    <w:rsid w:val="0051025D"/>
    <w:rsid w:val="005107FE"/>
    <w:rsid w:val="00512674"/>
    <w:rsid w:val="00512FD5"/>
    <w:rsid w:val="00516737"/>
    <w:rsid w:val="0052095A"/>
    <w:rsid w:val="005228F9"/>
    <w:rsid w:val="00522EE8"/>
    <w:rsid w:val="00527BA6"/>
    <w:rsid w:val="00527D9D"/>
    <w:rsid w:val="00532720"/>
    <w:rsid w:val="00532AD5"/>
    <w:rsid w:val="00532BAB"/>
    <w:rsid w:val="00532C5E"/>
    <w:rsid w:val="00532F7C"/>
    <w:rsid w:val="005335FB"/>
    <w:rsid w:val="00533E11"/>
    <w:rsid w:val="00536724"/>
    <w:rsid w:val="0054057A"/>
    <w:rsid w:val="00542028"/>
    <w:rsid w:val="005429B7"/>
    <w:rsid w:val="00543116"/>
    <w:rsid w:val="00543C3D"/>
    <w:rsid w:val="00546009"/>
    <w:rsid w:val="00546990"/>
    <w:rsid w:val="00552941"/>
    <w:rsid w:val="0055303B"/>
    <w:rsid w:val="00553500"/>
    <w:rsid w:val="005576D0"/>
    <w:rsid w:val="00560CB2"/>
    <w:rsid w:val="00562D0F"/>
    <w:rsid w:val="005633FF"/>
    <w:rsid w:val="0056347F"/>
    <w:rsid w:val="005639A5"/>
    <w:rsid w:val="00564B96"/>
    <w:rsid w:val="00567415"/>
    <w:rsid w:val="005675AF"/>
    <w:rsid w:val="00570566"/>
    <w:rsid w:val="00572AB6"/>
    <w:rsid w:val="0057402F"/>
    <w:rsid w:val="00575A45"/>
    <w:rsid w:val="005763B1"/>
    <w:rsid w:val="00576D06"/>
    <w:rsid w:val="00576EF7"/>
    <w:rsid w:val="00581097"/>
    <w:rsid w:val="0058354A"/>
    <w:rsid w:val="00583618"/>
    <w:rsid w:val="005841B7"/>
    <w:rsid w:val="005852E3"/>
    <w:rsid w:val="00591F25"/>
    <w:rsid w:val="00593609"/>
    <w:rsid w:val="00595046"/>
    <w:rsid w:val="005A1089"/>
    <w:rsid w:val="005A1185"/>
    <w:rsid w:val="005A309C"/>
    <w:rsid w:val="005A42C9"/>
    <w:rsid w:val="005A484C"/>
    <w:rsid w:val="005B1D80"/>
    <w:rsid w:val="005B21D6"/>
    <w:rsid w:val="005B2C6D"/>
    <w:rsid w:val="005B2CD2"/>
    <w:rsid w:val="005B6249"/>
    <w:rsid w:val="005B7069"/>
    <w:rsid w:val="005C3925"/>
    <w:rsid w:val="005C549A"/>
    <w:rsid w:val="005D25A5"/>
    <w:rsid w:val="005D4299"/>
    <w:rsid w:val="005D76CA"/>
    <w:rsid w:val="005E3108"/>
    <w:rsid w:val="005E514F"/>
    <w:rsid w:val="005E5462"/>
    <w:rsid w:val="005F0061"/>
    <w:rsid w:val="005F1397"/>
    <w:rsid w:val="005F16E2"/>
    <w:rsid w:val="005F1BD5"/>
    <w:rsid w:val="005F22C4"/>
    <w:rsid w:val="005F721A"/>
    <w:rsid w:val="0060036A"/>
    <w:rsid w:val="006007C2"/>
    <w:rsid w:val="00602221"/>
    <w:rsid w:val="00603DC3"/>
    <w:rsid w:val="00604232"/>
    <w:rsid w:val="0060515E"/>
    <w:rsid w:val="00610A9A"/>
    <w:rsid w:val="00610AC2"/>
    <w:rsid w:val="006124A6"/>
    <w:rsid w:val="0061283E"/>
    <w:rsid w:val="00613149"/>
    <w:rsid w:val="00614FFA"/>
    <w:rsid w:val="0061584D"/>
    <w:rsid w:val="00616393"/>
    <w:rsid w:val="00616AA5"/>
    <w:rsid w:val="00621BB9"/>
    <w:rsid w:val="00623B66"/>
    <w:rsid w:val="006245DD"/>
    <w:rsid w:val="006257DF"/>
    <w:rsid w:val="006270D7"/>
    <w:rsid w:val="0063061E"/>
    <w:rsid w:val="00630DAB"/>
    <w:rsid w:val="00633A41"/>
    <w:rsid w:val="00633FEA"/>
    <w:rsid w:val="0063446E"/>
    <w:rsid w:val="006349FD"/>
    <w:rsid w:val="006352DA"/>
    <w:rsid w:val="00635791"/>
    <w:rsid w:val="00636614"/>
    <w:rsid w:val="006366E0"/>
    <w:rsid w:val="006368DB"/>
    <w:rsid w:val="006450EC"/>
    <w:rsid w:val="0064710B"/>
    <w:rsid w:val="006474B9"/>
    <w:rsid w:val="00650102"/>
    <w:rsid w:val="006512BE"/>
    <w:rsid w:val="006533FF"/>
    <w:rsid w:val="0065350F"/>
    <w:rsid w:val="0065654F"/>
    <w:rsid w:val="00657D20"/>
    <w:rsid w:val="00660434"/>
    <w:rsid w:val="00663E98"/>
    <w:rsid w:val="00664542"/>
    <w:rsid w:val="00664BF8"/>
    <w:rsid w:val="006661F1"/>
    <w:rsid w:val="0066699B"/>
    <w:rsid w:val="00677AB7"/>
    <w:rsid w:val="006849D6"/>
    <w:rsid w:val="00685114"/>
    <w:rsid w:val="00687CD0"/>
    <w:rsid w:val="006927C8"/>
    <w:rsid w:val="00693631"/>
    <w:rsid w:val="00693F40"/>
    <w:rsid w:val="00693FFF"/>
    <w:rsid w:val="006A0925"/>
    <w:rsid w:val="006A174C"/>
    <w:rsid w:val="006A2C22"/>
    <w:rsid w:val="006A70DF"/>
    <w:rsid w:val="006B0E2E"/>
    <w:rsid w:val="006B16AA"/>
    <w:rsid w:val="006B1B0D"/>
    <w:rsid w:val="006B3022"/>
    <w:rsid w:val="006B3D57"/>
    <w:rsid w:val="006C36E0"/>
    <w:rsid w:val="006C491A"/>
    <w:rsid w:val="006C7768"/>
    <w:rsid w:val="006D0027"/>
    <w:rsid w:val="006D0351"/>
    <w:rsid w:val="006D11AB"/>
    <w:rsid w:val="006D3D07"/>
    <w:rsid w:val="006D41EC"/>
    <w:rsid w:val="006D481B"/>
    <w:rsid w:val="006D5B46"/>
    <w:rsid w:val="006D6E57"/>
    <w:rsid w:val="006E1DE3"/>
    <w:rsid w:val="006E23A8"/>
    <w:rsid w:val="006E7E6D"/>
    <w:rsid w:val="006F1192"/>
    <w:rsid w:val="006F266C"/>
    <w:rsid w:val="006F3021"/>
    <w:rsid w:val="006F5B82"/>
    <w:rsid w:val="006F7046"/>
    <w:rsid w:val="006F78C4"/>
    <w:rsid w:val="00703389"/>
    <w:rsid w:val="007037EF"/>
    <w:rsid w:val="007038A4"/>
    <w:rsid w:val="00703B45"/>
    <w:rsid w:val="0071101F"/>
    <w:rsid w:val="007118A0"/>
    <w:rsid w:val="0071222A"/>
    <w:rsid w:val="007170A1"/>
    <w:rsid w:val="00720891"/>
    <w:rsid w:val="00721F3F"/>
    <w:rsid w:val="007224E7"/>
    <w:rsid w:val="00723A8E"/>
    <w:rsid w:val="00724A2D"/>
    <w:rsid w:val="0072535B"/>
    <w:rsid w:val="00732AAD"/>
    <w:rsid w:val="00734D5A"/>
    <w:rsid w:val="00736BDF"/>
    <w:rsid w:val="00743CC1"/>
    <w:rsid w:val="007468A2"/>
    <w:rsid w:val="007542E9"/>
    <w:rsid w:val="00755474"/>
    <w:rsid w:val="007557FE"/>
    <w:rsid w:val="0076066D"/>
    <w:rsid w:val="0076453C"/>
    <w:rsid w:val="00767143"/>
    <w:rsid w:val="00767228"/>
    <w:rsid w:val="007712C8"/>
    <w:rsid w:val="007715B5"/>
    <w:rsid w:val="00772BF9"/>
    <w:rsid w:val="007746DE"/>
    <w:rsid w:val="007749EE"/>
    <w:rsid w:val="007755EE"/>
    <w:rsid w:val="007757A6"/>
    <w:rsid w:val="007808ED"/>
    <w:rsid w:val="00781BF2"/>
    <w:rsid w:val="00781DF3"/>
    <w:rsid w:val="007828BE"/>
    <w:rsid w:val="00783004"/>
    <w:rsid w:val="007831BD"/>
    <w:rsid w:val="007851D3"/>
    <w:rsid w:val="0078528B"/>
    <w:rsid w:val="00785A17"/>
    <w:rsid w:val="00790A89"/>
    <w:rsid w:val="00793E64"/>
    <w:rsid w:val="00795C9A"/>
    <w:rsid w:val="007A48D2"/>
    <w:rsid w:val="007A4954"/>
    <w:rsid w:val="007A5D79"/>
    <w:rsid w:val="007B5EBE"/>
    <w:rsid w:val="007B652C"/>
    <w:rsid w:val="007B709B"/>
    <w:rsid w:val="007C0391"/>
    <w:rsid w:val="007C064B"/>
    <w:rsid w:val="007C430D"/>
    <w:rsid w:val="007C4377"/>
    <w:rsid w:val="007C56A7"/>
    <w:rsid w:val="007C5F77"/>
    <w:rsid w:val="007C632D"/>
    <w:rsid w:val="007C6568"/>
    <w:rsid w:val="007C65B0"/>
    <w:rsid w:val="007C6A94"/>
    <w:rsid w:val="007D0F94"/>
    <w:rsid w:val="007D2352"/>
    <w:rsid w:val="007D288C"/>
    <w:rsid w:val="007D47B7"/>
    <w:rsid w:val="007D4F04"/>
    <w:rsid w:val="007D539E"/>
    <w:rsid w:val="007D5954"/>
    <w:rsid w:val="007E347C"/>
    <w:rsid w:val="007E4A9F"/>
    <w:rsid w:val="007E5290"/>
    <w:rsid w:val="007F19FC"/>
    <w:rsid w:val="007F4568"/>
    <w:rsid w:val="007F4DB9"/>
    <w:rsid w:val="007F5BA5"/>
    <w:rsid w:val="007F604A"/>
    <w:rsid w:val="007F60E1"/>
    <w:rsid w:val="007F6FDE"/>
    <w:rsid w:val="00802AE9"/>
    <w:rsid w:val="00803093"/>
    <w:rsid w:val="00803BBB"/>
    <w:rsid w:val="00806487"/>
    <w:rsid w:val="008108AA"/>
    <w:rsid w:val="00811F82"/>
    <w:rsid w:val="00815212"/>
    <w:rsid w:val="00815789"/>
    <w:rsid w:val="00816AE0"/>
    <w:rsid w:val="0081733D"/>
    <w:rsid w:val="0082087A"/>
    <w:rsid w:val="00820974"/>
    <w:rsid w:val="00820E37"/>
    <w:rsid w:val="008213A1"/>
    <w:rsid w:val="00825296"/>
    <w:rsid w:val="00825F45"/>
    <w:rsid w:val="00827120"/>
    <w:rsid w:val="00833BB7"/>
    <w:rsid w:val="008340E9"/>
    <w:rsid w:val="00834145"/>
    <w:rsid w:val="00840338"/>
    <w:rsid w:val="008423A5"/>
    <w:rsid w:val="00843072"/>
    <w:rsid w:val="00845A30"/>
    <w:rsid w:val="00845CE8"/>
    <w:rsid w:val="008516F4"/>
    <w:rsid w:val="00851CE4"/>
    <w:rsid w:val="00854616"/>
    <w:rsid w:val="00860442"/>
    <w:rsid w:val="008625C1"/>
    <w:rsid w:val="008636EF"/>
    <w:rsid w:val="00864BE0"/>
    <w:rsid w:val="00865EEE"/>
    <w:rsid w:val="0087084D"/>
    <w:rsid w:val="00871613"/>
    <w:rsid w:val="0087232F"/>
    <w:rsid w:val="00872D36"/>
    <w:rsid w:val="00873114"/>
    <w:rsid w:val="0087523B"/>
    <w:rsid w:val="00875BA4"/>
    <w:rsid w:val="00880139"/>
    <w:rsid w:val="00882990"/>
    <w:rsid w:val="0088458E"/>
    <w:rsid w:val="00885F9A"/>
    <w:rsid w:val="00887103"/>
    <w:rsid w:val="00890C90"/>
    <w:rsid w:val="008912A5"/>
    <w:rsid w:val="00892A30"/>
    <w:rsid w:val="00893746"/>
    <w:rsid w:val="008957B4"/>
    <w:rsid w:val="00896CDD"/>
    <w:rsid w:val="008A0901"/>
    <w:rsid w:val="008A2402"/>
    <w:rsid w:val="008A34E2"/>
    <w:rsid w:val="008A373A"/>
    <w:rsid w:val="008A57E8"/>
    <w:rsid w:val="008A5A20"/>
    <w:rsid w:val="008A7252"/>
    <w:rsid w:val="008A7897"/>
    <w:rsid w:val="008B025B"/>
    <w:rsid w:val="008B1537"/>
    <w:rsid w:val="008B1D32"/>
    <w:rsid w:val="008B4582"/>
    <w:rsid w:val="008C0B5A"/>
    <w:rsid w:val="008C2F99"/>
    <w:rsid w:val="008C3952"/>
    <w:rsid w:val="008C5E16"/>
    <w:rsid w:val="008C5F6D"/>
    <w:rsid w:val="008C7B0F"/>
    <w:rsid w:val="008D0BEE"/>
    <w:rsid w:val="008D1828"/>
    <w:rsid w:val="008D4801"/>
    <w:rsid w:val="008D5444"/>
    <w:rsid w:val="008D7021"/>
    <w:rsid w:val="008D7685"/>
    <w:rsid w:val="008E10A0"/>
    <w:rsid w:val="008E10D1"/>
    <w:rsid w:val="008E252E"/>
    <w:rsid w:val="008E59DE"/>
    <w:rsid w:val="008E5A3A"/>
    <w:rsid w:val="008E6CB3"/>
    <w:rsid w:val="008F0B09"/>
    <w:rsid w:val="008F0EA2"/>
    <w:rsid w:val="008F50C6"/>
    <w:rsid w:val="008F57D0"/>
    <w:rsid w:val="008F5857"/>
    <w:rsid w:val="008F7556"/>
    <w:rsid w:val="008F778C"/>
    <w:rsid w:val="008F7F2F"/>
    <w:rsid w:val="00901729"/>
    <w:rsid w:val="00901F4E"/>
    <w:rsid w:val="009039AE"/>
    <w:rsid w:val="00910D41"/>
    <w:rsid w:val="009120A6"/>
    <w:rsid w:val="009129E8"/>
    <w:rsid w:val="00913DE8"/>
    <w:rsid w:val="0091523D"/>
    <w:rsid w:val="00915643"/>
    <w:rsid w:val="0091671C"/>
    <w:rsid w:val="0091732A"/>
    <w:rsid w:val="00920258"/>
    <w:rsid w:val="00920AE0"/>
    <w:rsid w:val="00920AF1"/>
    <w:rsid w:val="00922395"/>
    <w:rsid w:val="00923D9A"/>
    <w:rsid w:val="00925968"/>
    <w:rsid w:val="009277AB"/>
    <w:rsid w:val="00934242"/>
    <w:rsid w:val="0093473F"/>
    <w:rsid w:val="00934B4E"/>
    <w:rsid w:val="00936974"/>
    <w:rsid w:val="00941908"/>
    <w:rsid w:val="00942AE4"/>
    <w:rsid w:val="00942C9E"/>
    <w:rsid w:val="00942F25"/>
    <w:rsid w:val="00943ACE"/>
    <w:rsid w:val="009443F9"/>
    <w:rsid w:val="00944E79"/>
    <w:rsid w:val="00945C20"/>
    <w:rsid w:val="00950550"/>
    <w:rsid w:val="00950FBC"/>
    <w:rsid w:val="00955A8A"/>
    <w:rsid w:val="00956370"/>
    <w:rsid w:val="00957C39"/>
    <w:rsid w:val="00960B80"/>
    <w:rsid w:val="009614F3"/>
    <w:rsid w:val="00961852"/>
    <w:rsid w:val="00962449"/>
    <w:rsid w:val="009663CE"/>
    <w:rsid w:val="009674E9"/>
    <w:rsid w:val="00967CB3"/>
    <w:rsid w:val="009717A2"/>
    <w:rsid w:val="00972005"/>
    <w:rsid w:val="00973C4D"/>
    <w:rsid w:val="00974200"/>
    <w:rsid w:val="009843B6"/>
    <w:rsid w:val="009848FF"/>
    <w:rsid w:val="009912E9"/>
    <w:rsid w:val="009924E7"/>
    <w:rsid w:val="009938A9"/>
    <w:rsid w:val="00993D19"/>
    <w:rsid w:val="0099414C"/>
    <w:rsid w:val="00996594"/>
    <w:rsid w:val="009965F7"/>
    <w:rsid w:val="00997F73"/>
    <w:rsid w:val="009A1F0D"/>
    <w:rsid w:val="009A325C"/>
    <w:rsid w:val="009A4392"/>
    <w:rsid w:val="009A44F8"/>
    <w:rsid w:val="009A53D6"/>
    <w:rsid w:val="009A673E"/>
    <w:rsid w:val="009B0C1F"/>
    <w:rsid w:val="009B41D8"/>
    <w:rsid w:val="009B4478"/>
    <w:rsid w:val="009B5753"/>
    <w:rsid w:val="009B7529"/>
    <w:rsid w:val="009C0638"/>
    <w:rsid w:val="009C2498"/>
    <w:rsid w:val="009C294A"/>
    <w:rsid w:val="009C4E19"/>
    <w:rsid w:val="009C57BD"/>
    <w:rsid w:val="009D17D3"/>
    <w:rsid w:val="009D21F6"/>
    <w:rsid w:val="009D373C"/>
    <w:rsid w:val="009D3AB8"/>
    <w:rsid w:val="009D49DD"/>
    <w:rsid w:val="009D6426"/>
    <w:rsid w:val="009E0612"/>
    <w:rsid w:val="009E170C"/>
    <w:rsid w:val="009F39D5"/>
    <w:rsid w:val="009F7386"/>
    <w:rsid w:val="009F7ED2"/>
    <w:rsid w:val="00A04CF8"/>
    <w:rsid w:val="00A0604C"/>
    <w:rsid w:val="00A10728"/>
    <w:rsid w:val="00A110BC"/>
    <w:rsid w:val="00A136FA"/>
    <w:rsid w:val="00A15FCD"/>
    <w:rsid w:val="00A16AFE"/>
    <w:rsid w:val="00A17CE9"/>
    <w:rsid w:val="00A20D3C"/>
    <w:rsid w:val="00A22555"/>
    <w:rsid w:val="00A2269A"/>
    <w:rsid w:val="00A2405D"/>
    <w:rsid w:val="00A24209"/>
    <w:rsid w:val="00A2437B"/>
    <w:rsid w:val="00A243F3"/>
    <w:rsid w:val="00A258B4"/>
    <w:rsid w:val="00A30BEE"/>
    <w:rsid w:val="00A31B3A"/>
    <w:rsid w:val="00A325F1"/>
    <w:rsid w:val="00A33A5A"/>
    <w:rsid w:val="00A33B8C"/>
    <w:rsid w:val="00A3483D"/>
    <w:rsid w:val="00A37C02"/>
    <w:rsid w:val="00A4148C"/>
    <w:rsid w:val="00A41F49"/>
    <w:rsid w:val="00A42D65"/>
    <w:rsid w:val="00A43C88"/>
    <w:rsid w:val="00A44138"/>
    <w:rsid w:val="00A447AB"/>
    <w:rsid w:val="00A4505B"/>
    <w:rsid w:val="00A464FB"/>
    <w:rsid w:val="00A46754"/>
    <w:rsid w:val="00A5172F"/>
    <w:rsid w:val="00A518E9"/>
    <w:rsid w:val="00A5381E"/>
    <w:rsid w:val="00A53FB3"/>
    <w:rsid w:val="00A55F11"/>
    <w:rsid w:val="00A5725F"/>
    <w:rsid w:val="00A5787A"/>
    <w:rsid w:val="00A631A8"/>
    <w:rsid w:val="00A636C5"/>
    <w:rsid w:val="00A67292"/>
    <w:rsid w:val="00A70812"/>
    <w:rsid w:val="00A70A03"/>
    <w:rsid w:val="00A726E6"/>
    <w:rsid w:val="00A72A02"/>
    <w:rsid w:val="00A734A8"/>
    <w:rsid w:val="00A761EF"/>
    <w:rsid w:val="00A76C21"/>
    <w:rsid w:val="00A80A8F"/>
    <w:rsid w:val="00A81598"/>
    <w:rsid w:val="00A8194F"/>
    <w:rsid w:val="00A82D18"/>
    <w:rsid w:val="00A82F62"/>
    <w:rsid w:val="00A832AB"/>
    <w:rsid w:val="00A85AAE"/>
    <w:rsid w:val="00A87FFC"/>
    <w:rsid w:val="00A91C59"/>
    <w:rsid w:val="00A91D48"/>
    <w:rsid w:val="00A92C2C"/>
    <w:rsid w:val="00A9364D"/>
    <w:rsid w:val="00A9441C"/>
    <w:rsid w:val="00A94F0C"/>
    <w:rsid w:val="00AA356B"/>
    <w:rsid w:val="00AA4B82"/>
    <w:rsid w:val="00AA5256"/>
    <w:rsid w:val="00AA6779"/>
    <w:rsid w:val="00AA7EA9"/>
    <w:rsid w:val="00AB0D10"/>
    <w:rsid w:val="00AB3174"/>
    <w:rsid w:val="00AB41DF"/>
    <w:rsid w:val="00AB5C40"/>
    <w:rsid w:val="00AC025B"/>
    <w:rsid w:val="00AC0439"/>
    <w:rsid w:val="00AC1193"/>
    <w:rsid w:val="00AC156E"/>
    <w:rsid w:val="00AC2A15"/>
    <w:rsid w:val="00AC449A"/>
    <w:rsid w:val="00AC64EC"/>
    <w:rsid w:val="00AC71BA"/>
    <w:rsid w:val="00AC7737"/>
    <w:rsid w:val="00AC787E"/>
    <w:rsid w:val="00AC7B17"/>
    <w:rsid w:val="00AC7F33"/>
    <w:rsid w:val="00AC7FA2"/>
    <w:rsid w:val="00AD0D6B"/>
    <w:rsid w:val="00AD2A66"/>
    <w:rsid w:val="00AD5306"/>
    <w:rsid w:val="00AE4B03"/>
    <w:rsid w:val="00AE7721"/>
    <w:rsid w:val="00AE7D46"/>
    <w:rsid w:val="00AF1E0C"/>
    <w:rsid w:val="00AF6590"/>
    <w:rsid w:val="00B003A1"/>
    <w:rsid w:val="00B037AA"/>
    <w:rsid w:val="00B038DF"/>
    <w:rsid w:val="00B03C15"/>
    <w:rsid w:val="00B04454"/>
    <w:rsid w:val="00B04B9D"/>
    <w:rsid w:val="00B06577"/>
    <w:rsid w:val="00B079A3"/>
    <w:rsid w:val="00B108A0"/>
    <w:rsid w:val="00B10A92"/>
    <w:rsid w:val="00B10ECC"/>
    <w:rsid w:val="00B125EC"/>
    <w:rsid w:val="00B12D66"/>
    <w:rsid w:val="00B13995"/>
    <w:rsid w:val="00B14A0B"/>
    <w:rsid w:val="00B23EBA"/>
    <w:rsid w:val="00B266FE"/>
    <w:rsid w:val="00B26C75"/>
    <w:rsid w:val="00B27C7E"/>
    <w:rsid w:val="00B32F7E"/>
    <w:rsid w:val="00B33888"/>
    <w:rsid w:val="00B4507A"/>
    <w:rsid w:val="00B46DC8"/>
    <w:rsid w:val="00B4795C"/>
    <w:rsid w:val="00B51ACD"/>
    <w:rsid w:val="00B52AF1"/>
    <w:rsid w:val="00B52E2E"/>
    <w:rsid w:val="00B53AF2"/>
    <w:rsid w:val="00B54641"/>
    <w:rsid w:val="00B55081"/>
    <w:rsid w:val="00B56A50"/>
    <w:rsid w:val="00B56D1A"/>
    <w:rsid w:val="00B616A5"/>
    <w:rsid w:val="00B64DBA"/>
    <w:rsid w:val="00B67385"/>
    <w:rsid w:val="00B70CA9"/>
    <w:rsid w:val="00B76750"/>
    <w:rsid w:val="00B819C7"/>
    <w:rsid w:val="00B81ECD"/>
    <w:rsid w:val="00B82B5E"/>
    <w:rsid w:val="00B8428C"/>
    <w:rsid w:val="00B85BD3"/>
    <w:rsid w:val="00B86792"/>
    <w:rsid w:val="00B9022C"/>
    <w:rsid w:val="00B93A4D"/>
    <w:rsid w:val="00B93B38"/>
    <w:rsid w:val="00B9440C"/>
    <w:rsid w:val="00B94FA4"/>
    <w:rsid w:val="00B96376"/>
    <w:rsid w:val="00B96A12"/>
    <w:rsid w:val="00B96A84"/>
    <w:rsid w:val="00B97AC4"/>
    <w:rsid w:val="00B97E0A"/>
    <w:rsid w:val="00BA393C"/>
    <w:rsid w:val="00BA4371"/>
    <w:rsid w:val="00BA5FBB"/>
    <w:rsid w:val="00BA68EE"/>
    <w:rsid w:val="00BA69B1"/>
    <w:rsid w:val="00BA6D62"/>
    <w:rsid w:val="00BA6EF8"/>
    <w:rsid w:val="00BA79D2"/>
    <w:rsid w:val="00BB103D"/>
    <w:rsid w:val="00BB30D6"/>
    <w:rsid w:val="00BB5139"/>
    <w:rsid w:val="00BB6A92"/>
    <w:rsid w:val="00BC0AEA"/>
    <w:rsid w:val="00BC214B"/>
    <w:rsid w:val="00BC251C"/>
    <w:rsid w:val="00BC4D9D"/>
    <w:rsid w:val="00BC5F43"/>
    <w:rsid w:val="00BC60E6"/>
    <w:rsid w:val="00BC6828"/>
    <w:rsid w:val="00BC6DF1"/>
    <w:rsid w:val="00BD3794"/>
    <w:rsid w:val="00BD3DBA"/>
    <w:rsid w:val="00BD5F48"/>
    <w:rsid w:val="00BD623A"/>
    <w:rsid w:val="00BE41C3"/>
    <w:rsid w:val="00BE4971"/>
    <w:rsid w:val="00BE650E"/>
    <w:rsid w:val="00BF18A8"/>
    <w:rsid w:val="00BF21B2"/>
    <w:rsid w:val="00BF3980"/>
    <w:rsid w:val="00BF44B3"/>
    <w:rsid w:val="00BF5833"/>
    <w:rsid w:val="00BF5B12"/>
    <w:rsid w:val="00C00236"/>
    <w:rsid w:val="00C06017"/>
    <w:rsid w:val="00C07715"/>
    <w:rsid w:val="00C14D2D"/>
    <w:rsid w:val="00C17E9E"/>
    <w:rsid w:val="00C20388"/>
    <w:rsid w:val="00C217F2"/>
    <w:rsid w:val="00C2180A"/>
    <w:rsid w:val="00C2229F"/>
    <w:rsid w:val="00C23E17"/>
    <w:rsid w:val="00C2416E"/>
    <w:rsid w:val="00C25452"/>
    <w:rsid w:val="00C2612E"/>
    <w:rsid w:val="00C30048"/>
    <w:rsid w:val="00C32367"/>
    <w:rsid w:val="00C356E6"/>
    <w:rsid w:val="00C360F9"/>
    <w:rsid w:val="00C36B12"/>
    <w:rsid w:val="00C3768A"/>
    <w:rsid w:val="00C4009D"/>
    <w:rsid w:val="00C41771"/>
    <w:rsid w:val="00C46C27"/>
    <w:rsid w:val="00C50D03"/>
    <w:rsid w:val="00C52DDF"/>
    <w:rsid w:val="00C52F26"/>
    <w:rsid w:val="00C54538"/>
    <w:rsid w:val="00C56707"/>
    <w:rsid w:val="00C57278"/>
    <w:rsid w:val="00C57B5E"/>
    <w:rsid w:val="00C62B25"/>
    <w:rsid w:val="00C641DB"/>
    <w:rsid w:val="00C64251"/>
    <w:rsid w:val="00C659E4"/>
    <w:rsid w:val="00C6641F"/>
    <w:rsid w:val="00C67360"/>
    <w:rsid w:val="00C718F0"/>
    <w:rsid w:val="00C72330"/>
    <w:rsid w:val="00C75E99"/>
    <w:rsid w:val="00C765EB"/>
    <w:rsid w:val="00C7671B"/>
    <w:rsid w:val="00C76D9D"/>
    <w:rsid w:val="00C85AAB"/>
    <w:rsid w:val="00C8703D"/>
    <w:rsid w:val="00C8714F"/>
    <w:rsid w:val="00C871D7"/>
    <w:rsid w:val="00C92FE2"/>
    <w:rsid w:val="00C93990"/>
    <w:rsid w:val="00C94D57"/>
    <w:rsid w:val="00CA2B30"/>
    <w:rsid w:val="00CA3B52"/>
    <w:rsid w:val="00CA416A"/>
    <w:rsid w:val="00CA5229"/>
    <w:rsid w:val="00CB082D"/>
    <w:rsid w:val="00CB1A8E"/>
    <w:rsid w:val="00CB2D12"/>
    <w:rsid w:val="00CB3E96"/>
    <w:rsid w:val="00CB478A"/>
    <w:rsid w:val="00CB7E6B"/>
    <w:rsid w:val="00CC289F"/>
    <w:rsid w:val="00CC34F5"/>
    <w:rsid w:val="00CD43A4"/>
    <w:rsid w:val="00CD58DF"/>
    <w:rsid w:val="00CD6132"/>
    <w:rsid w:val="00CD6F50"/>
    <w:rsid w:val="00CD74F9"/>
    <w:rsid w:val="00CE05FD"/>
    <w:rsid w:val="00CE0844"/>
    <w:rsid w:val="00CE0BCA"/>
    <w:rsid w:val="00CE0D3A"/>
    <w:rsid w:val="00CE314D"/>
    <w:rsid w:val="00CE3479"/>
    <w:rsid w:val="00CE6B56"/>
    <w:rsid w:val="00CE77D2"/>
    <w:rsid w:val="00CE79BF"/>
    <w:rsid w:val="00CE7B31"/>
    <w:rsid w:val="00CF00D8"/>
    <w:rsid w:val="00CF0A30"/>
    <w:rsid w:val="00CF1E7F"/>
    <w:rsid w:val="00CF2C1E"/>
    <w:rsid w:val="00CF4767"/>
    <w:rsid w:val="00CF5987"/>
    <w:rsid w:val="00CF7138"/>
    <w:rsid w:val="00D00150"/>
    <w:rsid w:val="00D002BA"/>
    <w:rsid w:val="00D00727"/>
    <w:rsid w:val="00D01573"/>
    <w:rsid w:val="00D02B8C"/>
    <w:rsid w:val="00D04973"/>
    <w:rsid w:val="00D11272"/>
    <w:rsid w:val="00D14026"/>
    <w:rsid w:val="00D15766"/>
    <w:rsid w:val="00D15BEB"/>
    <w:rsid w:val="00D16083"/>
    <w:rsid w:val="00D205BC"/>
    <w:rsid w:val="00D20EFB"/>
    <w:rsid w:val="00D2655D"/>
    <w:rsid w:val="00D27907"/>
    <w:rsid w:val="00D314FB"/>
    <w:rsid w:val="00D3493A"/>
    <w:rsid w:val="00D349E3"/>
    <w:rsid w:val="00D355AE"/>
    <w:rsid w:val="00D35E71"/>
    <w:rsid w:val="00D40381"/>
    <w:rsid w:val="00D41F1A"/>
    <w:rsid w:val="00D45118"/>
    <w:rsid w:val="00D472E9"/>
    <w:rsid w:val="00D507E4"/>
    <w:rsid w:val="00D531AF"/>
    <w:rsid w:val="00D566BE"/>
    <w:rsid w:val="00D5686B"/>
    <w:rsid w:val="00D62076"/>
    <w:rsid w:val="00D623BD"/>
    <w:rsid w:val="00D6648E"/>
    <w:rsid w:val="00D66D28"/>
    <w:rsid w:val="00D676E9"/>
    <w:rsid w:val="00D70EE6"/>
    <w:rsid w:val="00D731A3"/>
    <w:rsid w:val="00D84206"/>
    <w:rsid w:val="00D85E14"/>
    <w:rsid w:val="00D92209"/>
    <w:rsid w:val="00D938DA"/>
    <w:rsid w:val="00D93E94"/>
    <w:rsid w:val="00D96756"/>
    <w:rsid w:val="00D97001"/>
    <w:rsid w:val="00D97DB3"/>
    <w:rsid w:val="00DA1BC7"/>
    <w:rsid w:val="00DA324F"/>
    <w:rsid w:val="00DA3754"/>
    <w:rsid w:val="00DA5492"/>
    <w:rsid w:val="00DA63C9"/>
    <w:rsid w:val="00DB1F17"/>
    <w:rsid w:val="00DB2F36"/>
    <w:rsid w:val="00DB368C"/>
    <w:rsid w:val="00DB409E"/>
    <w:rsid w:val="00DB4CDD"/>
    <w:rsid w:val="00DB4F15"/>
    <w:rsid w:val="00DB70DF"/>
    <w:rsid w:val="00DC0CBD"/>
    <w:rsid w:val="00DC0FB8"/>
    <w:rsid w:val="00DC13DA"/>
    <w:rsid w:val="00DC359A"/>
    <w:rsid w:val="00DC4EA2"/>
    <w:rsid w:val="00DC7AC6"/>
    <w:rsid w:val="00DD2897"/>
    <w:rsid w:val="00DD30A1"/>
    <w:rsid w:val="00DD7389"/>
    <w:rsid w:val="00DE008C"/>
    <w:rsid w:val="00DE0BA3"/>
    <w:rsid w:val="00DE31ED"/>
    <w:rsid w:val="00DE5B59"/>
    <w:rsid w:val="00DE62E9"/>
    <w:rsid w:val="00DF1D2E"/>
    <w:rsid w:val="00DF27B7"/>
    <w:rsid w:val="00DF43E5"/>
    <w:rsid w:val="00DF7FC6"/>
    <w:rsid w:val="00E03FD0"/>
    <w:rsid w:val="00E04404"/>
    <w:rsid w:val="00E050B3"/>
    <w:rsid w:val="00E0657D"/>
    <w:rsid w:val="00E068D5"/>
    <w:rsid w:val="00E069D0"/>
    <w:rsid w:val="00E06A5E"/>
    <w:rsid w:val="00E13418"/>
    <w:rsid w:val="00E1648E"/>
    <w:rsid w:val="00E175AB"/>
    <w:rsid w:val="00E17CBB"/>
    <w:rsid w:val="00E23B3C"/>
    <w:rsid w:val="00E3555C"/>
    <w:rsid w:val="00E40074"/>
    <w:rsid w:val="00E4065B"/>
    <w:rsid w:val="00E43480"/>
    <w:rsid w:val="00E45E68"/>
    <w:rsid w:val="00E51333"/>
    <w:rsid w:val="00E5160C"/>
    <w:rsid w:val="00E53C48"/>
    <w:rsid w:val="00E5598C"/>
    <w:rsid w:val="00E565B1"/>
    <w:rsid w:val="00E56A29"/>
    <w:rsid w:val="00E61D13"/>
    <w:rsid w:val="00E6203F"/>
    <w:rsid w:val="00E62E77"/>
    <w:rsid w:val="00E640EE"/>
    <w:rsid w:val="00E66E4B"/>
    <w:rsid w:val="00E67234"/>
    <w:rsid w:val="00E72AA5"/>
    <w:rsid w:val="00E77A66"/>
    <w:rsid w:val="00E8089B"/>
    <w:rsid w:val="00E809AF"/>
    <w:rsid w:val="00E82214"/>
    <w:rsid w:val="00E82D89"/>
    <w:rsid w:val="00E841B4"/>
    <w:rsid w:val="00E8472D"/>
    <w:rsid w:val="00E85DF3"/>
    <w:rsid w:val="00E86D5D"/>
    <w:rsid w:val="00E87BF6"/>
    <w:rsid w:val="00E91381"/>
    <w:rsid w:val="00E949A7"/>
    <w:rsid w:val="00E957D2"/>
    <w:rsid w:val="00E9586F"/>
    <w:rsid w:val="00E95BBE"/>
    <w:rsid w:val="00E9628B"/>
    <w:rsid w:val="00E97750"/>
    <w:rsid w:val="00E97D88"/>
    <w:rsid w:val="00EA0181"/>
    <w:rsid w:val="00EA0A36"/>
    <w:rsid w:val="00EA1D97"/>
    <w:rsid w:val="00EA212A"/>
    <w:rsid w:val="00EA340E"/>
    <w:rsid w:val="00EA36F2"/>
    <w:rsid w:val="00EA3EE1"/>
    <w:rsid w:val="00EA4C0E"/>
    <w:rsid w:val="00EB3AF8"/>
    <w:rsid w:val="00EB401B"/>
    <w:rsid w:val="00EB7DF9"/>
    <w:rsid w:val="00EC0550"/>
    <w:rsid w:val="00EC0DF4"/>
    <w:rsid w:val="00ED176B"/>
    <w:rsid w:val="00ED2610"/>
    <w:rsid w:val="00ED5517"/>
    <w:rsid w:val="00EE0243"/>
    <w:rsid w:val="00EE04E1"/>
    <w:rsid w:val="00EE3F41"/>
    <w:rsid w:val="00EE7A50"/>
    <w:rsid w:val="00EE7AA9"/>
    <w:rsid w:val="00EF3CFB"/>
    <w:rsid w:val="00EF6105"/>
    <w:rsid w:val="00EF7F16"/>
    <w:rsid w:val="00F01264"/>
    <w:rsid w:val="00F0392A"/>
    <w:rsid w:val="00F040F4"/>
    <w:rsid w:val="00F05794"/>
    <w:rsid w:val="00F06FF9"/>
    <w:rsid w:val="00F1106A"/>
    <w:rsid w:val="00F11B0E"/>
    <w:rsid w:val="00F1362D"/>
    <w:rsid w:val="00F16E2F"/>
    <w:rsid w:val="00F17FD7"/>
    <w:rsid w:val="00F207E0"/>
    <w:rsid w:val="00F22C4F"/>
    <w:rsid w:val="00F23DC8"/>
    <w:rsid w:val="00F242B8"/>
    <w:rsid w:val="00F27926"/>
    <w:rsid w:val="00F27FE4"/>
    <w:rsid w:val="00F315B8"/>
    <w:rsid w:val="00F316CD"/>
    <w:rsid w:val="00F3373D"/>
    <w:rsid w:val="00F33A8C"/>
    <w:rsid w:val="00F348A6"/>
    <w:rsid w:val="00F363C4"/>
    <w:rsid w:val="00F36E45"/>
    <w:rsid w:val="00F37449"/>
    <w:rsid w:val="00F37CB4"/>
    <w:rsid w:val="00F37CD8"/>
    <w:rsid w:val="00F4018F"/>
    <w:rsid w:val="00F41830"/>
    <w:rsid w:val="00F4441F"/>
    <w:rsid w:val="00F45031"/>
    <w:rsid w:val="00F45078"/>
    <w:rsid w:val="00F47E8E"/>
    <w:rsid w:val="00F51311"/>
    <w:rsid w:val="00F513BF"/>
    <w:rsid w:val="00F54101"/>
    <w:rsid w:val="00F56901"/>
    <w:rsid w:val="00F60AD4"/>
    <w:rsid w:val="00F61DF7"/>
    <w:rsid w:val="00F65AFB"/>
    <w:rsid w:val="00F721BC"/>
    <w:rsid w:val="00F742B7"/>
    <w:rsid w:val="00F748D2"/>
    <w:rsid w:val="00F762BB"/>
    <w:rsid w:val="00F81529"/>
    <w:rsid w:val="00F81719"/>
    <w:rsid w:val="00F8207B"/>
    <w:rsid w:val="00F85534"/>
    <w:rsid w:val="00F86A1F"/>
    <w:rsid w:val="00F86A98"/>
    <w:rsid w:val="00F86CB7"/>
    <w:rsid w:val="00F87793"/>
    <w:rsid w:val="00F87BD2"/>
    <w:rsid w:val="00F91187"/>
    <w:rsid w:val="00F96959"/>
    <w:rsid w:val="00FA01BB"/>
    <w:rsid w:val="00FA02FD"/>
    <w:rsid w:val="00FA1B57"/>
    <w:rsid w:val="00FA1FB3"/>
    <w:rsid w:val="00FA3C76"/>
    <w:rsid w:val="00FA5ED6"/>
    <w:rsid w:val="00FA6663"/>
    <w:rsid w:val="00FB1029"/>
    <w:rsid w:val="00FB412D"/>
    <w:rsid w:val="00FB4B0D"/>
    <w:rsid w:val="00FB5B66"/>
    <w:rsid w:val="00FB6654"/>
    <w:rsid w:val="00FC05F0"/>
    <w:rsid w:val="00FC2F6E"/>
    <w:rsid w:val="00FC3492"/>
    <w:rsid w:val="00FC367E"/>
    <w:rsid w:val="00FC4867"/>
    <w:rsid w:val="00FC5DBB"/>
    <w:rsid w:val="00FD0ECD"/>
    <w:rsid w:val="00FD1065"/>
    <w:rsid w:val="00FD1D5E"/>
    <w:rsid w:val="00FD33F6"/>
    <w:rsid w:val="00FD3756"/>
    <w:rsid w:val="00FD4DCE"/>
    <w:rsid w:val="00FD5436"/>
    <w:rsid w:val="00FD562E"/>
    <w:rsid w:val="00FD5E94"/>
    <w:rsid w:val="00FD79FF"/>
    <w:rsid w:val="00FE035B"/>
    <w:rsid w:val="00FE1930"/>
    <w:rsid w:val="00FE29AE"/>
    <w:rsid w:val="00FE311E"/>
    <w:rsid w:val="00FE352D"/>
    <w:rsid w:val="00FE52E7"/>
    <w:rsid w:val="00FE6DEA"/>
    <w:rsid w:val="00FE7750"/>
    <w:rsid w:val="00FE7863"/>
    <w:rsid w:val="00FF0719"/>
    <w:rsid w:val="00FF139C"/>
    <w:rsid w:val="00FF3193"/>
    <w:rsid w:val="00FF4549"/>
    <w:rsid w:val="00FF6739"/>
    <w:rsid w:val="00FF6AEB"/>
    <w:rsid w:val="00FF6DBB"/>
    <w:rsid w:val="012D69EF"/>
    <w:rsid w:val="014F70BF"/>
    <w:rsid w:val="0195B5FC"/>
    <w:rsid w:val="03414AA1"/>
    <w:rsid w:val="03B5E156"/>
    <w:rsid w:val="04356378"/>
    <w:rsid w:val="04783102"/>
    <w:rsid w:val="049C3214"/>
    <w:rsid w:val="04A12E54"/>
    <w:rsid w:val="057C55A9"/>
    <w:rsid w:val="05EACB1E"/>
    <w:rsid w:val="068B9C9A"/>
    <w:rsid w:val="070625CB"/>
    <w:rsid w:val="0782F9EF"/>
    <w:rsid w:val="07FC242E"/>
    <w:rsid w:val="08078D73"/>
    <w:rsid w:val="082020BF"/>
    <w:rsid w:val="083FFFB4"/>
    <w:rsid w:val="08D7B1C9"/>
    <w:rsid w:val="094F0648"/>
    <w:rsid w:val="0970B014"/>
    <w:rsid w:val="0A2A96CB"/>
    <w:rsid w:val="0A7A15CE"/>
    <w:rsid w:val="0A8329DB"/>
    <w:rsid w:val="0AC22172"/>
    <w:rsid w:val="0C052D26"/>
    <w:rsid w:val="0C1475E8"/>
    <w:rsid w:val="0CDC542A"/>
    <w:rsid w:val="0D301AAD"/>
    <w:rsid w:val="0DB2E967"/>
    <w:rsid w:val="0DB396B7"/>
    <w:rsid w:val="0E386F96"/>
    <w:rsid w:val="0EE988EA"/>
    <w:rsid w:val="10028DEB"/>
    <w:rsid w:val="1009E1B7"/>
    <w:rsid w:val="1052217C"/>
    <w:rsid w:val="105488EC"/>
    <w:rsid w:val="1071623C"/>
    <w:rsid w:val="11A8043C"/>
    <w:rsid w:val="126AB8C5"/>
    <w:rsid w:val="1379C327"/>
    <w:rsid w:val="13AC947A"/>
    <w:rsid w:val="14477DD9"/>
    <w:rsid w:val="14ADB7B9"/>
    <w:rsid w:val="14BD026B"/>
    <w:rsid w:val="14CDC676"/>
    <w:rsid w:val="15341B50"/>
    <w:rsid w:val="1569689B"/>
    <w:rsid w:val="15920C00"/>
    <w:rsid w:val="16CFAA5A"/>
    <w:rsid w:val="16D3877B"/>
    <w:rsid w:val="1709AA5D"/>
    <w:rsid w:val="173794AB"/>
    <w:rsid w:val="17B8DBD4"/>
    <w:rsid w:val="17CB2CCB"/>
    <w:rsid w:val="17E0017B"/>
    <w:rsid w:val="196E8B03"/>
    <w:rsid w:val="19B967AF"/>
    <w:rsid w:val="19F245E1"/>
    <w:rsid w:val="1BBF4EE5"/>
    <w:rsid w:val="1BF3E7A3"/>
    <w:rsid w:val="1C1EAA8F"/>
    <w:rsid w:val="1C2E9175"/>
    <w:rsid w:val="1C659DC4"/>
    <w:rsid w:val="1D7FDCF0"/>
    <w:rsid w:val="1DB3BFE9"/>
    <w:rsid w:val="1E841E97"/>
    <w:rsid w:val="1E865B3B"/>
    <w:rsid w:val="1EB0F2BA"/>
    <w:rsid w:val="1F59C10E"/>
    <w:rsid w:val="1FCEE585"/>
    <w:rsid w:val="206C29CF"/>
    <w:rsid w:val="2078B662"/>
    <w:rsid w:val="20C05AC6"/>
    <w:rsid w:val="20E4A2BC"/>
    <w:rsid w:val="21223EA3"/>
    <w:rsid w:val="2173DA0F"/>
    <w:rsid w:val="22164884"/>
    <w:rsid w:val="2226052C"/>
    <w:rsid w:val="225302A5"/>
    <w:rsid w:val="22C69A5E"/>
    <w:rsid w:val="2312B711"/>
    <w:rsid w:val="231BB6CC"/>
    <w:rsid w:val="2490E6E4"/>
    <w:rsid w:val="24B6D71B"/>
    <w:rsid w:val="24C02A82"/>
    <w:rsid w:val="24E565BB"/>
    <w:rsid w:val="25B1ED85"/>
    <w:rsid w:val="2631BA9E"/>
    <w:rsid w:val="270EDD72"/>
    <w:rsid w:val="2768F631"/>
    <w:rsid w:val="276BEE61"/>
    <w:rsid w:val="27DEECD1"/>
    <w:rsid w:val="29760964"/>
    <w:rsid w:val="29C8AE83"/>
    <w:rsid w:val="2A37385F"/>
    <w:rsid w:val="2A4913B4"/>
    <w:rsid w:val="2AD3CAE0"/>
    <w:rsid w:val="2B77C64F"/>
    <w:rsid w:val="2B948068"/>
    <w:rsid w:val="2B96AE2A"/>
    <w:rsid w:val="2C2D513A"/>
    <w:rsid w:val="2C5F8C38"/>
    <w:rsid w:val="2C785CB0"/>
    <w:rsid w:val="2CA69AA4"/>
    <w:rsid w:val="2DC630B2"/>
    <w:rsid w:val="2DF8F426"/>
    <w:rsid w:val="2E11B60B"/>
    <w:rsid w:val="2F0C5EFB"/>
    <w:rsid w:val="2F5F3E1F"/>
    <w:rsid w:val="2FAFC424"/>
    <w:rsid w:val="2FB3CA3E"/>
    <w:rsid w:val="303850DC"/>
    <w:rsid w:val="3155A365"/>
    <w:rsid w:val="31EDF83A"/>
    <w:rsid w:val="31F7BEF2"/>
    <w:rsid w:val="320B7F90"/>
    <w:rsid w:val="32791892"/>
    <w:rsid w:val="327F2B79"/>
    <w:rsid w:val="329E161F"/>
    <w:rsid w:val="33141D40"/>
    <w:rsid w:val="332E8CC8"/>
    <w:rsid w:val="3351B8A3"/>
    <w:rsid w:val="336481D1"/>
    <w:rsid w:val="3383E7D7"/>
    <w:rsid w:val="34105D3F"/>
    <w:rsid w:val="342C5DC0"/>
    <w:rsid w:val="34F608B5"/>
    <w:rsid w:val="34FC14E5"/>
    <w:rsid w:val="374781C5"/>
    <w:rsid w:val="376254B2"/>
    <w:rsid w:val="3831FF17"/>
    <w:rsid w:val="38327CCE"/>
    <w:rsid w:val="383C5027"/>
    <w:rsid w:val="38B28DD4"/>
    <w:rsid w:val="397534EE"/>
    <w:rsid w:val="3A23FB60"/>
    <w:rsid w:val="3A25D54A"/>
    <w:rsid w:val="3B04B14C"/>
    <w:rsid w:val="3B6EBD33"/>
    <w:rsid w:val="3BAA1DAF"/>
    <w:rsid w:val="3BB9867C"/>
    <w:rsid w:val="3C10A2AA"/>
    <w:rsid w:val="3C6580B7"/>
    <w:rsid w:val="3C677A4C"/>
    <w:rsid w:val="3C8256DD"/>
    <w:rsid w:val="3CDB4906"/>
    <w:rsid w:val="3D4FF2B2"/>
    <w:rsid w:val="3E3F2220"/>
    <w:rsid w:val="3EA634F8"/>
    <w:rsid w:val="3EAF79F0"/>
    <w:rsid w:val="3EE2AF26"/>
    <w:rsid w:val="3F439ADA"/>
    <w:rsid w:val="3FDB976A"/>
    <w:rsid w:val="3FEA18AA"/>
    <w:rsid w:val="40193D20"/>
    <w:rsid w:val="406E5BE8"/>
    <w:rsid w:val="408714AD"/>
    <w:rsid w:val="409BFF7C"/>
    <w:rsid w:val="40AA1736"/>
    <w:rsid w:val="4160E4DF"/>
    <w:rsid w:val="417D01A8"/>
    <w:rsid w:val="41F741F8"/>
    <w:rsid w:val="4214C1E1"/>
    <w:rsid w:val="42A8E219"/>
    <w:rsid w:val="430614AB"/>
    <w:rsid w:val="4311FBA6"/>
    <w:rsid w:val="4334E53D"/>
    <w:rsid w:val="4338CCCF"/>
    <w:rsid w:val="4427E74A"/>
    <w:rsid w:val="4478B81F"/>
    <w:rsid w:val="44975633"/>
    <w:rsid w:val="44B94FC2"/>
    <w:rsid w:val="44BDCC6A"/>
    <w:rsid w:val="44ED0958"/>
    <w:rsid w:val="4530D0DF"/>
    <w:rsid w:val="468372D4"/>
    <w:rsid w:val="468FDF26"/>
    <w:rsid w:val="46C6A24A"/>
    <w:rsid w:val="4728644E"/>
    <w:rsid w:val="47749D2A"/>
    <w:rsid w:val="480C6D04"/>
    <w:rsid w:val="48558D27"/>
    <w:rsid w:val="48F1710B"/>
    <w:rsid w:val="499D8E45"/>
    <w:rsid w:val="4A9C7EA1"/>
    <w:rsid w:val="4A9CC90C"/>
    <w:rsid w:val="4AAAB643"/>
    <w:rsid w:val="4B0E4E3F"/>
    <w:rsid w:val="4B35115D"/>
    <w:rsid w:val="4B581CB1"/>
    <w:rsid w:val="4B689972"/>
    <w:rsid w:val="4BEB93CD"/>
    <w:rsid w:val="4C09BCD1"/>
    <w:rsid w:val="4C6716E9"/>
    <w:rsid w:val="4C91F31E"/>
    <w:rsid w:val="4D2E38C3"/>
    <w:rsid w:val="4DB31B8C"/>
    <w:rsid w:val="4DC1C8E2"/>
    <w:rsid w:val="4EA91C45"/>
    <w:rsid w:val="4ECF3EF2"/>
    <w:rsid w:val="508165DA"/>
    <w:rsid w:val="50D0015A"/>
    <w:rsid w:val="510FC952"/>
    <w:rsid w:val="51272391"/>
    <w:rsid w:val="5134AD04"/>
    <w:rsid w:val="5174E099"/>
    <w:rsid w:val="51B65EF1"/>
    <w:rsid w:val="51C99739"/>
    <w:rsid w:val="51DA4B39"/>
    <w:rsid w:val="532D06D6"/>
    <w:rsid w:val="5359CB87"/>
    <w:rsid w:val="535BAB5C"/>
    <w:rsid w:val="53FD9A36"/>
    <w:rsid w:val="541C84C6"/>
    <w:rsid w:val="54A51B63"/>
    <w:rsid w:val="55543525"/>
    <w:rsid w:val="555A5BE7"/>
    <w:rsid w:val="5566AEC1"/>
    <w:rsid w:val="559163D5"/>
    <w:rsid w:val="55DF10EB"/>
    <w:rsid w:val="560F4EF4"/>
    <w:rsid w:val="563DCC0B"/>
    <w:rsid w:val="5686FE6F"/>
    <w:rsid w:val="578B0717"/>
    <w:rsid w:val="5798CD2A"/>
    <w:rsid w:val="57B95240"/>
    <w:rsid w:val="57BA8740"/>
    <w:rsid w:val="58594836"/>
    <w:rsid w:val="58619B61"/>
    <w:rsid w:val="586D1FE8"/>
    <w:rsid w:val="587EA541"/>
    <w:rsid w:val="58FBEDDF"/>
    <w:rsid w:val="59525E64"/>
    <w:rsid w:val="59CD8E10"/>
    <w:rsid w:val="5A0ACAF6"/>
    <w:rsid w:val="5B3E90D9"/>
    <w:rsid w:val="5B8D00E2"/>
    <w:rsid w:val="5B911635"/>
    <w:rsid w:val="5BB41CF1"/>
    <w:rsid w:val="5DBC6B81"/>
    <w:rsid w:val="5DC84F8F"/>
    <w:rsid w:val="5EFC3164"/>
    <w:rsid w:val="5F7DB626"/>
    <w:rsid w:val="5FF3264A"/>
    <w:rsid w:val="604ADD7F"/>
    <w:rsid w:val="60D2BAAF"/>
    <w:rsid w:val="6309A5BC"/>
    <w:rsid w:val="63827AC5"/>
    <w:rsid w:val="63834E69"/>
    <w:rsid w:val="63AF7493"/>
    <w:rsid w:val="63D430F0"/>
    <w:rsid w:val="64878EE0"/>
    <w:rsid w:val="650D5E88"/>
    <w:rsid w:val="654B9209"/>
    <w:rsid w:val="665CDAD3"/>
    <w:rsid w:val="66B0C509"/>
    <w:rsid w:val="66EC2926"/>
    <w:rsid w:val="673A59F0"/>
    <w:rsid w:val="67749E56"/>
    <w:rsid w:val="679BFF46"/>
    <w:rsid w:val="67D6CFEF"/>
    <w:rsid w:val="685B60B8"/>
    <w:rsid w:val="686FFEC9"/>
    <w:rsid w:val="69438047"/>
    <w:rsid w:val="695DFC5D"/>
    <w:rsid w:val="698FD8FF"/>
    <w:rsid w:val="69C402F3"/>
    <w:rsid w:val="6A1C0293"/>
    <w:rsid w:val="6A8C2D76"/>
    <w:rsid w:val="6AD9CDB9"/>
    <w:rsid w:val="6B0506EE"/>
    <w:rsid w:val="6B0EC963"/>
    <w:rsid w:val="6B8EF75C"/>
    <w:rsid w:val="6BB49EDB"/>
    <w:rsid w:val="6C7D4BF6"/>
    <w:rsid w:val="6EA414F9"/>
    <w:rsid w:val="6EB84F46"/>
    <w:rsid w:val="707A035C"/>
    <w:rsid w:val="70E95047"/>
    <w:rsid w:val="70FFA605"/>
    <w:rsid w:val="7109A8BB"/>
    <w:rsid w:val="71495EB3"/>
    <w:rsid w:val="719DA445"/>
    <w:rsid w:val="71CB8A47"/>
    <w:rsid w:val="71E7B89D"/>
    <w:rsid w:val="722843EC"/>
    <w:rsid w:val="72F1BC94"/>
    <w:rsid w:val="7318DEC3"/>
    <w:rsid w:val="7333AFBB"/>
    <w:rsid w:val="745BAAE9"/>
    <w:rsid w:val="75CBBFD7"/>
    <w:rsid w:val="75FEA81A"/>
    <w:rsid w:val="7613E43F"/>
    <w:rsid w:val="76344D84"/>
    <w:rsid w:val="78261AC2"/>
    <w:rsid w:val="791191AF"/>
    <w:rsid w:val="7974FF5A"/>
    <w:rsid w:val="7997615F"/>
    <w:rsid w:val="7A83C907"/>
    <w:rsid w:val="7B85094C"/>
    <w:rsid w:val="7C955C33"/>
    <w:rsid w:val="7D1283D3"/>
    <w:rsid w:val="7D219D0B"/>
    <w:rsid w:val="7D4D8BEB"/>
    <w:rsid w:val="7D52F197"/>
    <w:rsid w:val="7D687FCF"/>
    <w:rsid w:val="7DB4AD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E38B"/>
  <w15:chartTrackingRefBased/>
  <w15:docId w15:val="{FDFB947A-6D31-954A-AE46-23F66D975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55D"/>
  </w:style>
  <w:style w:type="paragraph" w:styleId="Heading1">
    <w:name w:val="heading 1"/>
    <w:basedOn w:val="Normal"/>
    <w:next w:val="Normal"/>
    <w:link w:val="Heading1Char"/>
    <w:uiPriority w:val="9"/>
    <w:qFormat/>
    <w:rsid w:val="00D85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E1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E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85E1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5E1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5E1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5E1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5E1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E1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E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85E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85E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5E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5E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5E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5E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E1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E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5E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5E14"/>
    <w:rPr>
      <w:i/>
      <w:iCs/>
      <w:color w:val="404040" w:themeColor="text1" w:themeTint="BF"/>
    </w:rPr>
  </w:style>
  <w:style w:type="paragraph" w:styleId="ListParagraph">
    <w:name w:val="List Paragraph"/>
    <w:basedOn w:val="Normal"/>
    <w:uiPriority w:val="34"/>
    <w:qFormat/>
    <w:rsid w:val="00D85E14"/>
    <w:pPr>
      <w:ind w:left="720"/>
      <w:contextualSpacing/>
    </w:pPr>
  </w:style>
  <w:style w:type="character" w:styleId="IntenseEmphasis">
    <w:name w:val="Intense Emphasis"/>
    <w:basedOn w:val="DefaultParagraphFont"/>
    <w:uiPriority w:val="21"/>
    <w:qFormat/>
    <w:rsid w:val="00D85E14"/>
    <w:rPr>
      <w:i/>
      <w:iCs/>
      <w:color w:val="0F4761" w:themeColor="accent1" w:themeShade="BF"/>
    </w:rPr>
  </w:style>
  <w:style w:type="paragraph" w:styleId="IntenseQuote">
    <w:name w:val="Intense Quote"/>
    <w:basedOn w:val="Normal"/>
    <w:next w:val="Normal"/>
    <w:link w:val="IntenseQuoteChar"/>
    <w:uiPriority w:val="30"/>
    <w:qFormat/>
    <w:rsid w:val="00D85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E14"/>
    <w:rPr>
      <w:i/>
      <w:iCs/>
      <w:color w:val="0F4761" w:themeColor="accent1" w:themeShade="BF"/>
    </w:rPr>
  </w:style>
  <w:style w:type="character" w:styleId="IntenseReference">
    <w:name w:val="Intense Reference"/>
    <w:basedOn w:val="DefaultParagraphFont"/>
    <w:uiPriority w:val="32"/>
    <w:qFormat/>
    <w:rsid w:val="00D85E14"/>
    <w:rPr>
      <w:b/>
      <w:bCs/>
      <w:smallCaps/>
      <w:color w:val="0F4761" w:themeColor="accent1" w:themeShade="BF"/>
      <w:spacing w:val="5"/>
    </w:rPr>
  </w:style>
  <w:style w:type="character" w:styleId="Hyperlink">
    <w:name w:val="Hyperlink"/>
    <w:basedOn w:val="DefaultParagraphFont"/>
    <w:uiPriority w:val="99"/>
    <w:unhideWhenUsed/>
    <w:rsid w:val="008F5857"/>
    <w:rPr>
      <w:color w:val="467886" w:themeColor="hyperlink"/>
      <w:u w:val="single"/>
    </w:rPr>
  </w:style>
  <w:style w:type="character" w:styleId="UnresolvedMention">
    <w:name w:val="Unresolved Mention"/>
    <w:basedOn w:val="DefaultParagraphFont"/>
    <w:uiPriority w:val="99"/>
    <w:semiHidden/>
    <w:unhideWhenUsed/>
    <w:rsid w:val="000A308B"/>
    <w:rPr>
      <w:color w:val="605E5C"/>
      <w:shd w:val="clear" w:color="auto" w:fill="E1DFDD"/>
    </w:rPr>
  </w:style>
  <w:style w:type="paragraph" w:styleId="Header">
    <w:name w:val="header"/>
    <w:basedOn w:val="Normal"/>
    <w:link w:val="HeaderChar"/>
    <w:uiPriority w:val="99"/>
    <w:unhideWhenUsed/>
    <w:rsid w:val="00112DE2"/>
    <w:pPr>
      <w:tabs>
        <w:tab w:val="center" w:pos="4513"/>
        <w:tab w:val="right" w:pos="9026"/>
      </w:tabs>
    </w:pPr>
  </w:style>
  <w:style w:type="character" w:customStyle="1" w:styleId="HeaderChar">
    <w:name w:val="Header Char"/>
    <w:basedOn w:val="DefaultParagraphFont"/>
    <w:link w:val="Header"/>
    <w:uiPriority w:val="99"/>
    <w:rsid w:val="00112DE2"/>
  </w:style>
  <w:style w:type="paragraph" w:styleId="Footer">
    <w:name w:val="footer"/>
    <w:basedOn w:val="Normal"/>
    <w:link w:val="FooterChar"/>
    <w:uiPriority w:val="99"/>
    <w:unhideWhenUsed/>
    <w:rsid w:val="00112DE2"/>
    <w:pPr>
      <w:tabs>
        <w:tab w:val="center" w:pos="4513"/>
        <w:tab w:val="right" w:pos="9026"/>
      </w:tabs>
    </w:pPr>
  </w:style>
  <w:style w:type="character" w:customStyle="1" w:styleId="FooterChar">
    <w:name w:val="Footer Char"/>
    <w:basedOn w:val="DefaultParagraphFont"/>
    <w:link w:val="Footer"/>
    <w:uiPriority w:val="99"/>
    <w:rsid w:val="00112DE2"/>
  </w:style>
  <w:style w:type="character" w:styleId="PageNumber">
    <w:name w:val="page number"/>
    <w:basedOn w:val="DefaultParagraphFont"/>
    <w:uiPriority w:val="99"/>
    <w:semiHidden/>
    <w:unhideWhenUsed/>
    <w:rsid w:val="00112DE2"/>
  </w:style>
  <w:style w:type="character" w:styleId="LineNumber">
    <w:name w:val="line number"/>
    <w:basedOn w:val="DefaultParagraphFont"/>
    <w:uiPriority w:val="99"/>
    <w:unhideWhenUsed/>
    <w:rsid w:val="003D2FC3"/>
    <w:rPr>
      <w:rFonts w:ascii="Times New Roman" w:hAnsi="Times New Roman"/>
    </w:rPr>
  </w:style>
  <w:style w:type="paragraph" w:styleId="FootnoteText">
    <w:name w:val="footnote text"/>
    <w:basedOn w:val="Normal"/>
    <w:link w:val="FootnoteTextChar"/>
    <w:uiPriority w:val="99"/>
    <w:unhideWhenUsed/>
    <w:rsid w:val="002A64B5"/>
    <w:rPr>
      <w:rFonts w:ascii="Times New Roman" w:hAnsi="Times New Roman"/>
      <w:sz w:val="20"/>
      <w:szCs w:val="20"/>
    </w:rPr>
  </w:style>
  <w:style w:type="character" w:customStyle="1" w:styleId="FootnoteTextChar">
    <w:name w:val="Footnote Text Char"/>
    <w:basedOn w:val="DefaultParagraphFont"/>
    <w:link w:val="FootnoteText"/>
    <w:uiPriority w:val="99"/>
    <w:rsid w:val="002A64B5"/>
    <w:rPr>
      <w:rFonts w:ascii="Times New Roman" w:hAnsi="Times New Roman"/>
      <w:sz w:val="20"/>
      <w:szCs w:val="20"/>
    </w:rPr>
  </w:style>
  <w:style w:type="character" w:styleId="FootnoteReference">
    <w:name w:val="footnote reference"/>
    <w:basedOn w:val="DefaultParagraphFont"/>
    <w:uiPriority w:val="99"/>
    <w:semiHidden/>
    <w:unhideWhenUsed/>
    <w:rsid w:val="002A64B5"/>
    <w:rPr>
      <w:vertAlign w:val="superscript"/>
    </w:rPr>
  </w:style>
  <w:style w:type="table" w:styleId="TableGrid">
    <w:name w:val="Table Grid"/>
    <w:basedOn w:val="TableNormal"/>
    <w:uiPriority w:val="39"/>
    <w:rsid w:val="005674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C0FB8"/>
    <w:rPr>
      <w:sz w:val="16"/>
      <w:szCs w:val="16"/>
    </w:rPr>
  </w:style>
  <w:style w:type="paragraph" w:styleId="CommentText">
    <w:name w:val="annotation text"/>
    <w:basedOn w:val="Normal"/>
    <w:link w:val="CommentTextChar"/>
    <w:uiPriority w:val="99"/>
    <w:semiHidden/>
    <w:unhideWhenUsed/>
    <w:rsid w:val="00DC0FB8"/>
    <w:rPr>
      <w:sz w:val="20"/>
      <w:szCs w:val="20"/>
    </w:rPr>
  </w:style>
  <w:style w:type="character" w:customStyle="1" w:styleId="CommentTextChar">
    <w:name w:val="Comment Text Char"/>
    <w:basedOn w:val="DefaultParagraphFont"/>
    <w:link w:val="CommentText"/>
    <w:uiPriority w:val="99"/>
    <w:semiHidden/>
    <w:rsid w:val="00DC0FB8"/>
    <w:rPr>
      <w:sz w:val="20"/>
      <w:szCs w:val="20"/>
    </w:rPr>
  </w:style>
  <w:style w:type="paragraph" w:styleId="CommentSubject">
    <w:name w:val="annotation subject"/>
    <w:basedOn w:val="CommentText"/>
    <w:next w:val="CommentText"/>
    <w:link w:val="CommentSubjectChar"/>
    <w:uiPriority w:val="99"/>
    <w:semiHidden/>
    <w:unhideWhenUsed/>
    <w:rsid w:val="00DC0FB8"/>
    <w:rPr>
      <w:b/>
      <w:bCs/>
    </w:rPr>
  </w:style>
  <w:style w:type="character" w:customStyle="1" w:styleId="CommentSubjectChar">
    <w:name w:val="Comment Subject Char"/>
    <w:basedOn w:val="CommentTextChar"/>
    <w:link w:val="CommentSubject"/>
    <w:uiPriority w:val="99"/>
    <w:semiHidden/>
    <w:rsid w:val="00DC0FB8"/>
    <w:rPr>
      <w:b/>
      <w:bCs/>
      <w:sz w:val="20"/>
      <w:szCs w:val="20"/>
    </w:rPr>
  </w:style>
  <w:style w:type="character" w:styleId="FollowedHyperlink">
    <w:name w:val="FollowedHyperlink"/>
    <w:basedOn w:val="DefaultParagraphFont"/>
    <w:uiPriority w:val="99"/>
    <w:semiHidden/>
    <w:unhideWhenUsed/>
    <w:rsid w:val="00CB082D"/>
    <w:rPr>
      <w:color w:val="96607D" w:themeColor="followedHyperlink"/>
      <w:u w:val="single"/>
    </w:rPr>
  </w:style>
  <w:style w:type="paragraph" w:styleId="Revision">
    <w:name w:val="Revision"/>
    <w:hidden/>
    <w:uiPriority w:val="99"/>
    <w:semiHidden/>
    <w:rsid w:val="00AC7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orcid.org/0000-0003-1185-9745" TargetMode="External"/><Relationship Id="rId18" Type="http://schemas.openxmlformats.org/officeDocument/2006/relationships/footer" Target="footer1.xml"/><Relationship Id="rId3" Type="http://schemas.openxmlformats.org/officeDocument/2006/relationships/webSettings" Target="webSetting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hyperlink" Target="https://orcid.org/0009-0002-7514-0270" TargetMode="External"/><Relationship Id="rId17" Type="http://schemas.openxmlformats.org/officeDocument/2006/relationships/image" Target="media/image3.emf"/><Relationship Id="rId2" Type="http://schemas.openxmlformats.org/officeDocument/2006/relationships/settings" Target="settings.xml"/><Relationship Id="rId16" Type="http://schemas.openxmlformats.org/officeDocument/2006/relationships/image" Target="media/image2.emf"/><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https://orcid.org/0000-0002-0280-0824" TargetMode="External"/><Relationship Id="rId5" Type="http://schemas.openxmlformats.org/officeDocument/2006/relationships/endnotes" Target="endnotes.xml"/><Relationship Id="rId15" Type="http://schemas.openxmlformats.org/officeDocument/2006/relationships/image" Target="media/image1.emf"/><Relationship Id="rId10" Type="http://schemas.openxmlformats.org/officeDocument/2006/relationships/hyperlink" Target="https://orcid.org/0000-0002-1273-6256" TargetMode="External"/><Relationship Id="rId19" Type="http://schemas.openxmlformats.org/officeDocument/2006/relationships/footer" Target="footer2.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yperlink" Target="https://orcid.org/0000-0001-8413-679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6112</Words>
  <Characters>34842</Characters>
  <Application>Microsoft Office Word</Application>
  <DocSecurity>0</DocSecurity>
  <Lines>290</Lines>
  <Paragraphs>81</Paragraphs>
  <ScaleCrop>false</ScaleCrop>
  <Company/>
  <LinksUpToDate>false</LinksUpToDate>
  <CharactersWithSpaces>40873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1211</cp:revision>
  <dcterms:created xsi:type="dcterms:W3CDTF">2025-08-07T02:39:00Z</dcterms:created>
  <dcterms:modified xsi:type="dcterms:W3CDTF">2026-03-27T12:23:00Z</dcterms:modified>
</cp:coreProperties>
</file>